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71BBD" w14:textId="0FF44B69" w:rsidR="00FB0F8C" w:rsidRPr="00FB0F8C" w:rsidRDefault="00110AEF" w:rsidP="00EA5C96">
      <w:pPr>
        <w:spacing w:line="360" w:lineRule="auto"/>
        <w:rPr>
          <w:rFonts w:ascii="Arial" w:hAnsi="Arial" w:cs="Arial"/>
          <w:b/>
          <w:bCs/>
          <w:sz w:val="28"/>
          <w:szCs w:val="28"/>
          <w:lang w:val="en-US"/>
        </w:rPr>
      </w:pPr>
      <w:ins w:id="0" w:author="Pohl, Tobias" w:date="2026-09-22T17:54:00Z">
        <w:r w:rsidRPr="00110AEF">
          <w:rPr>
            <w:rFonts w:ascii="Arial" w:hAnsi="Arial" w:cs="Arial"/>
            <w:b/>
            <w:bCs/>
            <w:sz w:val="28"/>
            <w:szCs w:val="28"/>
            <w:highlight w:val="yellow"/>
            <w:lang w:val="en-US"/>
            <w:rPrChange w:id="1" w:author="Pohl, Tobias" w:date="2026-09-22T17:54:00Z">
              <w:rPr>
                <w:rFonts w:ascii="Arial" w:hAnsi="Arial" w:cs="Arial"/>
                <w:b/>
                <w:bCs/>
                <w:sz w:val="28"/>
                <w:szCs w:val="28"/>
                <w:lang w:val="en-US"/>
              </w:rPr>
            </w:rPrChange>
          </w:rPr>
          <w:t>(</w:t>
        </w:r>
      </w:ins>
      <w:r w:rsidR="00FB0F8C" w:rsidRPr="00110AEF">
        <w:rPr>
          <w:rFonts w:ascii="Arial" w:hAnsi="Arial" w:cs="Arial"/>
          <w:b/>
          <w:bCs/>
          <w:sz w:val="28"/>
          <w:szCs w:val="28"/>
          <w:highlight w:val="yellow"/>
          <w:lang w:val="en-US"/>
          <w:rPrChange w:id="2" w:author="Pohl, Tobias" w:date="2026-09-22T17:54:00Z">
            <w:rPr>
              <w:rFonts w:ascii="Arial" w:hAnsi="Arial" w:cs="Arial"/>
              <w:b/>
              <w:bCs/>
              <w:sz w:val="28"/>
              <w:szCs w:val="28"/>
              <w:lang w:val="en-US"/>
            </w:rPr>
          </w:rPrChange>
        </w:rPr>
        <w:t>Sex</w:t>
      </w:r>
      <w:ins w:id="3" w:author="Pohl, Tobias" w:date="2026-09-22T17:54:00Z">
        <w:r w:rsidRPr="00110AEF">
          <w:rPr>
            <w:rFonts w:ascii="Arial" w:hAnsi="Arial" w:cs="Arial"/>
            <w:b/>
            <w:bCs/>
            <w:sz w:val="28"/>
            <w:szCs w:val="28"/>
            <w:highlight w:val="yellow"/>
            <w:lang w:val="en-US"/>
            <w:rPrChange w:id="4" w:author="Pohl, Tobias" w:date="2026-09-22T17:54:00Z">
              <w:rPr>
                <w:rFonts w:ascii="Arial" w:hAnsi="Arial" w:cs="Arial"/>
                <w:b/>
                <w:bCs/>
                <w:sz w:val="28"/>
                <w:szCs w:val="28"/>
                <w:lang w:val="en-US"/>
              </w:rPr>
            </w:rPrChange>
          </w:rPr>
          <w:t>)</w:t>
        </w:r>
      </w:ins>
      <w:r w:rsidR="00FB0F8C" w:rsidRPr="00110AEF">
        <w:rPr>
          <w:rFonts w:ascii="Arial" w:hAnsi="Arial" w:cs="Arial"/>
          <w:b/>
          <w:bCs/>
          <w:sz w:val="28"/>
          <w:szCs w:val="28"/>
          <w:highlight w:val="yellow"/>
          <w:lang w:val="en-US"/>
          <w:rPrChange w:id="5" w:author="Pohl, Tobias" w:date="2026-09-22T17:54:00Z">
            <w:rPr>
              <w:rFonts w:ascii="Arial" w:hAnsi="Arial" w:cs="Arial"/>
              <w:b/>
              <w:bCs/>
              <w:sz w:val="28"/>
              <w:szCs w:val="28"/>
              <w:lang w:val="en-US"/>
            </w:rPr>
          </w:rPrChange>
        </w:rPr>
        <w:t>-specific</w:t>
      </w:r>
      <w:r w:rsidR="00FB0F8C" w:rsidRPr="00FB0F8C">
        <w:rPr>
          <w:rFonts w:ascii="Arial" w:hAnsi="Arial" w:cs="Arial"/>
          <w:b/>
          <w:bCs/>
          <w:sz w:val="28"/>
          <w:szCs w:val="28"/>
          <w:lang w:val="en-US"/>
        </w:rPr>
        <w:t xml:space="preserve"> trajectories of resilience after adolescent social stress</w:t>
      </w:r>
    </w:p>
    <w:p w14:paraId="03ECE0C6" w14:textId="77777777" w:rsidR="00FB0F8C" w:rsidRDefault="00FB0F8C" w:rsidP="00EA5C96">
      <w:pPr>
        <w:spacing w:line="360" w:lineRule="auto"/>
        <w:rPr>
          <w:rFonts w:ascii="Arial" w:hAnsi="Arial" w:cs="Arial"/>
          <w:lang w:val="en-US"/>
        </w:rPr>
      </w:pPr>
      <w:r w:rsidRPr="00FB0F8C">
        <w:rPr>
          <w:rFonts w:ascii="Arial" w:hAnsi="Arial" w:cs="Arial"/>
          <w:lang w:val="en-US"/>
        </w:rPr>
        <w:t>Authors</w:t>
      </w:r>
    </w:p>
    <w:p w14:paraId="16184772" w14:textId="3B09A719" w:rsidR="00FB0F8C" w:rsidRDefault="00FB0F8C" w:rsidP="00EA5C96">
      <w:pPr>
        <w:spacing w:line="360" w:lineRule="auto"/>
        <w:rPr>
          <w:rFonts w:ascii="Arial" w:hAnsi="Arial" w:cs="Arial"/>
          <w:lang w:val="en-US"/>
        </w:rPr>
      </w:pPr>
      <w:r>
        <w:rPr>
          <w:rFonts w:ascii="Arial" w:hAnsi="Arial" w:cs="Arial"/>
          <w:lang w:val="en-US"/>
        </w:rPr>
        <w:t>Corresponding authors:</w:t>
      </w:r>
    </w:p>
    <w:p w14:paraId="580E2824" w14:textId="618603A0" w:rsidR="00E7462B" w:rsidRDefault="00FB0F8C" w:rsidP="00FB0F8C">
      <w:pPr>
        <w:spacing w:line="360" w:lineRule="auto"/>
        <w:rPr>
          <w:ins w:id="6" w:author="Pohl, Tobias" w:date="2026-10-05T11:09:00Z"/>
          <w:rFonts w:ascii="Arial" w:hAnsi="Arial" w:cs="Arial"/>
          <w:b/>
          <w:bCs/>
          <w:lang w:val="en-US"/>
        </w:rPr>
      </w:pPr>
      <w:r w:rsidRPr="00FB0F8C">
        <w:rPr>
          <w:rFonts w:ascii="Arial" w:hAnsi="Arial" w:cs="Arial"/>
          <w:b/>
          <w:bCs/>
          <w:lang w:val="en-US"/>
        </w:rPr>
        <w:t xml:space="preserve">Stress-related psychiatric conditions are a leading cause for disability world-wide </w:t>
      </w:r>
      <w:del w:id="7" w:author="Pohl, Tobias" w:date="2026-10-05T11:28:00Z">
        <w:r w:rsidRPr="00FB0F8C" w:rsidDel="00000287">
          <w:rPr>
            <w:rFonts w:ascii="Arial" w:hAnsi="Arial" w:cs="Arial"/>
            <w:b/>
            <w:bCs/>
            <w:lang w:val="en-US"/>
          </w:rPr>
          <w:delText>and pose a large financial burden on not only the affected individuals</w:delText>
        </w:r>
      </w:del>
      <w:ins w:id="8" w:author="Pohl, Tobias" w:date="2026-10-05T11:28:00Z">
        <w:r w:rsidR="00000287">
          <w:rPr>
            <w:rFonts w:ascii="Arial" w:hAnsi="Arial" w:cs="Arial"/>
            <w:b/>
            <w:bCs/>
            <w:lang w:val="en-US"/>
          </w:rPr>
          <w:t>and why individuals differ in their vulnerability to ch</w:t>
        </w:r>
      </w:ins>
      <w:ins w:id="9" w:author="Pohl, Tobias" w:date="2026-10-05T11:29:00Z">
        <w:r w:rsidR="00000287">
          <w:rPr>
            <w:rFonts w:ascii="Arial" w:hAnsi="Arial" w:cs="Arial"/>
            <w:b/>
            <w:bCs/>
            <w:lang w:val="en-US"/>
          </w:rPr>
          <w:t>ronic stress remains poorly understood</w:t>
        </w:r>
      </w:ins>
      <w:ins w:id="10" w:author="Pohl, Tobias" w:date="2026-10-05T10:37:00Z">
        <w:r w:rsidR="00074A94">
          <w:rPr>
            <w:rFonts w:ascii="Arial" w:hAnsi="Arial" w:cs="Arial"/>
            <w:b/>
            <w:bCs/>
            <w:lang w:val="en-US"/>
          </w:rPr>
          <w:t xml:space="preserve">. </w:t>
        </w:r>
      </w:ins>
      <w:del w:id="11" w:author="Pohl, Tobias" w:date="2026-10-05T10:37:00Z">
        <w:r w:rsidRPr="00FB0F8C" w:rsidDel="00074A94">
          <w:rPr>
            <w:rFonts w:ascii="Arial" w:hAnsi="Arial" w:cs="Arial"/>
            <w:b/>
            <w:bCs/>
            <w:lang w:val="en-US"/>
          </w:rPr>
          <w:delText xml:space="preserve">, but also onto society as a whole. However, yet, we </w:delText>
        </w:r>
      </w:del>
      <w:ins w:id="12" w:author="Pohl, Tobias" w:date="2026-10-05T10:38:00Z">
        <w:r w:rsidR="00AD11A2">
          <w:rPr>
            <w:rFonts w:ascii="Arial" w:hAnsi="Arial" w:cs="Arial"/>
            <w:b/>
            <w:bCs/>
            <w:lang w:val="en-US"/>
          </w:rPr>
          <w:t xml:space="preserve">Specifically, it is unclear when </w:t>
        </w:r>
        <w:proofErr w:type="spellStart"/>
        <w:r w:rsidR="00AD11A2">
          <w:rPr>
            <w:rFonts w:ascii="Arial" w:hAnsi="Arial" w:cs="Arial"/>
            <w:b/>
            <w:bCs/>
            <w:lang w:val="en-US"/>
          </w:rPr>
          <w:t>behavioural</w:t>
        </w:r>
        <w:proofErr w:type="spellEnd"/>
        <w:r w:rsidR="00AD11A2">
          <w:rPr>
            <w:rFonts w:ascii="Arial" w:hAnsi="Arial" w:cs="Arial"/>
            <w:b/>
            <w:bCs/>
            <w:lang w:val="en-US"/>
          </w:rPr>
          <w:t xml:space="preserve"> trajectories that are associated with later stress susceptibility emerge </w:t>
        </w:r>
      </w:ins>
      <w:ins w:id="13" w:author="Pohl, Tobias" w:date="2026-10-05T10:39:00Z">
        <w:r w:rsidR="00AD11A2">
          <w:rPr>
            <w:rFonts w:ascii="Arial" w:hAnsi="Arial" w:cs="Arial"/>
            <w:b/>
            <w:bCs/>
            <w:lang w:val="en-US"/>
          </w:rPr>
          <w:t>and how the</w:t>
        </w:r>
      </w:ins>
      <w:ins w:id="14" w:author="Pohl, Tobias" w:date="2026-10-14T13:43:00Z">
        <w:r w:rsidR="009E0C37">
          <w:rPr>
            <w:rFonts w:ascii="Arial" w:hAnsi="Arial" w:cs="Arial"/>
            <w:b/>
            <w:bCs/>
            <w:lang w:val="en-US"/>
          </w:rPr>
          <w:t xml:space="preserve">y </w:t>
        </w:r>
      </w:ins>
      <w:ins w:id="15" w:author="Pohl, Tobias" w:date="2026-10-05T10:39:00Z">
        <w:r w:rsidR="00AD11A2">
          <w:rPr>
            <w:rFonts w:ascii="Arial" w:hAnsi="Arial" w:cs="Arial"/>
            <w:b/>
            <w:bCs/>
            <w:lang w:val="en-US"/>
          </w:rPr>
          <w:t xml:space="preserve">relate to spatially organized molecular adaptations in the brain. Here, we combine </w:t>
        </w:r>
      </w:ins>
      <w:ins w:id="16" w:author="Pohl, Tobias" w:date="2026-10-05T10:40:00Z">
        <w:r w:rsidR="00AD11A2">
          <w:rPr>
            <w:rFonts w:ascii="Arial" w:hAnsi="Arial" w:cs="Arial"/>
            <w:b/>
            <w:bCs/>
            <w:lang w:val="en-US"/>
          </w:rPr>
          <w:t xml:space="preserve">longitudinal automated </w:t>
        </w:r>
        <w:proofErr w:type="spellStart"/>
        <w:r w:rsidR="00AD11A2">
          <w:rPr>
            <w:rFonts w:ascii="Arial" w:hAnsi="Arial" w:cs="Arial"/>
            <w:b/>
            <w:bCs/>
            <w:lang w:val="en-US"/>
          </w:rPr>
          <w:t>homecage</w:t>
        </w:r>
        <w:proofErr w:type="spellEnd"/>
        <w:r w:rsidR="00AD11A2">
          <w:rPr>
            <w:rFonts w:ascii="Arial" w:hAnsi="Arial" w:cs="Arial"/>
            <w:b/>
            <w:bCs/>
            <w:lang w:val="en-US"/>
          </w:rPr>
          <w:t xml:space="preserve"> phenotyping, conventional analyses, and spatially resolved proteomics in male and female mice exposed</w:t>
        </w:r>
      </w:ins>
      <w:ins w:id="17" w:author="Pohl, Tobias" w:date="2026-10-05T10:41:00Z">
        <w:r w:rsidR="00AD11A2">
          <w:rPr>
            <w:rFonts w:ascii="Arial" w:hAnsi="Arial" w:cs="Arial"/>
            <w:b/>
            <w:bCs/>
            <w:lang w:val="en-US"/>
          </w:rPr>
          <w:t xml:space="preserve"> to adolescent social </w:t>
        </w:r>
      </w:ins>
      <w:ins w:id="18" w:author="Pohl, Tobias" w:date="2026-10-05T10:46:00Z">
        <w:r w:rsidR="00AD11A2">
          <w:rPr>
            <w:rFonts w:ascii="Arial" w:hAnsi="Arial" w:cs="Arial"/>
            <w:b/>
            <w:bCs/>
            <w:lang w:val="en-US"/>
          </w:rPr>
          <w:t xml:space="preserve">instability </w:t>
        </w:r>
      </w:ins>
      <w:ins w:id="19" w:author="Pohl, Tobias" w:date="2026-10-05T10:41:00Z">
        <w:r w:rsidR="00AD11A2">
          <w:rPr>
            <w:rFonts w:ascii="Arial" w:hAnsi="Arial" w:cs="Arial"/>
            <w:b/>
            <w:bCs/>
            <w:lang w:val="en-US"/>
          </w:rPr>
          <w:t xml:space="preserve">stress. </w:t>
        </w:r>
      </w:ins>
      <w:ins w:id="20" w:author="Pohl, Tobias" w:date="2026-10-05T11:57:00Z">
        <w:r w:rsidR="003F1134">
          <w:rPr>
            <w:rFonts w:ascii="Arial" w:hAnsi="Arial" w:cs="Arial"/>
            <w:b/>
            <w:bCs/>
            <w:lang w:val="en-US"/>
          </w:rPr>
          <w:t>We find that spontaneous</w:t>
        </w:r>
      </w:ins>
      <w:ins w:id="21" w:author="Pohl, Tobias" w:date="2026-10-05T10:47:00Z">
        <w:r w:rsidR="00AD11A2">
          <w:rPr>
            <w:rFonts w:ascii="Arial" w:hAnsi="Arial" w:cs="Arial"/>
            <w:b/>
            <w:bCs/>
            <w:lang w:val="en-US"/>
          </w:rPr>
          <w:t xml:space="preserve"> behavior</w:t>
        </w:r>
      </w:ins>
      <w:ins w:id="22" w:author="Pohl, Tobias" w:date="2026-10-05T11:57:00Z">
        <w:r w:rsidR="003F1134">
          <w:rPr>
            <w:rFonts w:ascii="Arial" w:hAnsi="Arial" w:cs="Arial"/>
            <w:b/>
            <w:bCs/>
            <w:lang w:val="en-US"/>
          </w:rPr>
          <w:t xml:space="preserve"> </w:t>
        </w:r>
      </w:ins>
      <w:ins w:id="23" w:author="Pohl, Tobias" w:date="2026-10-05T11:58:00Z">
        <w:r w:rsidR="003F1134">
          <w:rPr>
            <w:rFonts w:ascii="Arial" w:hAnsi="Arial" w:cs="Arial"/>
            <w:b/>
            <w:bCs/>
            <w:lang w:val="en-US"/>
          </w:rPr>
          <w:t>during the early phase of stress exposure</w:t>
        </w:r>
      </w:ins>
      <w:ins w:id="24" w:author="Pohl, Tobias" w:date="2026-10-05T10:47:00Z">
        <w:r w:rsidR="00AD11A2">
          <w:rPr>
            <w:rFonts w:ascii="Arial" w:hAnsi="Arial" w:cs="Arial"/>
            <w:b/>
            <w:bCs/>
            <w:lang w:val="en-US"/>
          </w:rPr>
          <w:t xml:space="preserve"> carrie</w:t>
        </w:r>
      </w:ins>
      <w:ins w:id="25" w:author="Pohl, Tobias" w:date="2026-10-05T11:58:00Z">
        <w:r w:rsidR="003F1134">
          <w:rPr>
            <w:rFonts w:ascii="Arial" w:hAnsi="Arial" w:cs="Arial"/>
            <w:b/>
            <w:bCs/>
            <w:lang w:val="en-US"/>
          </w:rPr>
          <w:t>s</w:t>
        </w:r>
      </w:ins>
      <w:ins w:id="26" w:author="Pohl, Tobias" w:date="2026-10-05T10:47:00Z">
        <w:r w:rsidR="00AD11A2">
          <w:rPr>
            <w:rFonts w:ascii="Arial" w:hAnsi="Arial" w:cs="Arial"/>
            <w:b/>
            <w:bCs/>
            <w:lang w:val="en-US"/>
          </w:rPr>
          <w:t xml:space="preserve"> prospective information about later</w:t>
        </w:r>
      </w:ins>
      <w:ins w:id="27" w:author="Pohl, Tobias" w:date="2026-10-05T11:58:00Z">
        <w:r w:rsidR="003F1134">
          <w:rPr>
            <w:rFonts w:ascii="Arial" w:hAnsi="Arial" w:cs="Arial"/>
            <w:b/>
            <w:bCs/>
            <w:lang w:val="en-US"/>
          </w:rPr>
          <w:t xml:space="preserve"> resilience and susceptibility</w:t>
        </w:r>
      </w:ins>
      <w:ins w:id="28" w:author="Pohl, Tobias" w:date="2026-10-05T11:59:00Z">
        <w:r w:rsidR="003F1134">
          <w:rPr>
            <w:rFonts w:ascii="Arial" w:hAnsi="Arial" w:cs="Arial"/>
            <w:b/>
            <w:bCs/>
            <w:lang w:val="en-US"/>
          </w:rPr>
          <w:t xml:space="preserve">. Subsequent </w:t>
        </w:r>
        <w:proofErr w:type="spellStart"/>
        <w:r w:rsidR="003F1134">
          <w:rPr>
            <w:rFonts w:ascii="Arial" w:hAnsi="Arial" w:cs="Arial"/>
            <w:b/>
            <w:bCs/>
            <w:lang w:val="en-US"/>
          </w:rPr>
          <w:t>behavioura</w:t>
        </w:r>
      </w:ins>
      <w:ins w:id="29" w:author="Pohl, Tobias" w:date="2026-10-05T12:00:00Z">
        <w:r w:rsidR="003F1134">
          <w:rPr>
            <w:rFonts w:ascii="Arial" w:hAnsi="Arial" w:cs="Arial"/>
            <w:b/>
            <w:bCs/>
            <w:lang w:val="en-US"/>
          </w:rPr>
          <w:t>l</w:t>
        </w:r>
        <w:proofErr w:type="spellEnd"/>
        <w:r w:rsidR="003F1134">
          <w:rPr>
            <w:rFonts w:ascii="Arial" w:hAnsi="Arial" w:cs="Arial"/>
            <w:b/>
            <w:bCs/>
            <w:lang w:val="en-US"/>
          </w:rPr>
          <w:t xml:space="preserve"> </w:t>
        </w:r>
      </w:ins>
      <w:ins w:id="30" w:author="Pohl, Tobias" w:date="2026-10-14T13:44:00Z">
        <w:r w:rsidR="009E0C37">
          <w:rPr>
            <w:rFonts w:ascii="Arial" w:hAnsi="Arial" w:cs="Arial"/>
            <w:b/>
            <w:bCs/>
            <w:lang w:val="en-US"/>
          </w:rPr>
          <w:t>phenotypes</w:t>
        </w:r>
      </w:ins>
      <w:ins w:id="31" w:author="Pohl, Tobias" w:date="2026-10-05T12:00:00Z">
        <w:r w:rsidR="003F1134">
          <w:rPr>
            <w:rFonts w:ascii="Arial" w:hAnsi="Arial" w:cs="Arial"/>
            <w:b/>
            <w:bCs/>
            <w:lang w:val="en-US"/>
          </w:rPr>
          <w:t xml:space="preserve"> reveal dynamic adaptation</w:t>
        </w:r>
      </w:ins>
      <w:ins w:id="32" w:author="Pohl, Tobias" w:date="2026-10-14T13:44:00Z">
        <w:r w:rsidR="009E0C37">
          <w:rPr>
            <w:rFonts w:ascii="Arial" w:hAnsi="Arial" w:cs="Arial"/>
            <w:b/>
            <w:bCs/>
            <w:lang w:val="en-US"/>
          </w:rPr>
          <w:t>s</w:t>
        </w:r>
      </w:ins>
      <w:ins w:id="33" w:author="Pohl, Tobias" w:date="2026-10-05T12:00:00Z">
        <w:r w:rsidR="003F1134">
          <w:rPr>
            <w:rFonts w:ascii="Arial" w:hAnsi="Arial" w:cs="Arial"/>
            <w:b/>
            <w:bCs/>
            <w:lang w:val="en-US"/>
          </w:rPr>
          <w:t xml:space="preserve"> across repeated stress exposure rather than a simple, stable separation between resilient and susceptible animals.</w:t>
        </w:r>
      </w:ins>
      <w:ins w:id="34" w:author="Pohl, Tobias" w:date="2026-10-05T10:48:00Z">
        <w:r w:rsidR="0044783D">
          <w:rPr>
            <w:rFonts w:ascii="Arial" w:hAnsi="Arial" w:cs="Arial"/>
            <w:b/>
            <w:bCs/>
            <w:lang w:val="en-US"/>
          </w:rPr>
          <w:t xml:space="preserve"> </w:t>
        </w:r>
      </w:ins>
      <w:ins w:id="35" w:author="Pohl, Tobias" w:date="2026-10-05T10:49:00Z">
        <w:r w:rsidR="0044783D">
          <w:rPr>
            <w:rFonts w:ascii="Arial" w:hAnsi="Arial" w:cs="Arial"/>
            <w:b/>
            <w:bCs/>
            <w:lang w:val="en-US"/>
          </w:rPr>
          <w:t xml:space="preserve">Spatial proteomic profiling </w:t>
        </w:r>
      </w:ins>
      <w:ins w:id="36" w:author="Pohl, Tobias" w:date="2026-10-05T12:01:00Z">
        <w:r w:rsidR="003F1134">
          <w:rPr>
            <w:rFonts w:ascii="Arial" w:hAnsi="Arial" w:cs="Arial"/>
            <w:b/>
            <w:bCs/>
            <w:lang w:val="en-US"/>
          </w:rPr>
          <w:t>further shows</w:t>
        </w:r>
      </w:ins>
      <w:ins w:id="37" w:author="Pohl, Tobias" w:date="2026-10-05T11:09:00Z">
        <w:r w:rsidR="00E7462B">
          <w:rPr>
            <w:rFonts w:ascii="Arial" w:hAnsi="Arial" w:cs="Arial"/>
            <w:b/>
            <w:bCs/>
            <w:lang w:val="en-US"/>
          </w:rPr>
          <w:t xml:space="preserve"> that str</w:t>
        </w:r>
      </w:ins>
      <w:ins w:id="38" w:author="Pohl, Tobias" w:date="2026-10-05T11:10:00Z">
        <w:r w:rsidR="00E7462B">
          <w:rPr>
            <w:rFonts w:ascii="Arial" w:hAnsi="Arial" w:cs="Arial"/>
            <w:b/>
            <w:bCs/>
            <w:lang w:val="en-US"/>
          </w:rPr>
          <w:t xml:space="preserve">ess </w:t>
        </w:r>
      </w:ins>
      <w:ins w:id="39" w:author="Pohl, Tobias" w:date="2026-10-05T12:01:00Z">
        <w:r w:rsidR="003F1134">
          <w:rPr>
            <w:rFonts w:ascii="Arial" w:hAnsi="Arial" w:cs="Arial"/>
            <w:b/>
            <w:bCs/>
            <w:lang w:val="en-US"/>
          </w:rPr>
          <w:t>exposure produces highly organized molecular remodeling across hippocampal regions and cellular comp</w:t>
        </w:r>
      </w:ins>
      <w:ins w:id="40" w:author="Pohl, Tobias" w:date="2026-10-05T12:02:00Z">
        <w:r w:rsidR="003F1134">
          <w:rPr>
            <w:rFonts w:ascii="Arial" w:hAnsi="Arial" w:cs="Arial"/>
            <w:b/>
            <w:bCs/>
            <w:lang w:val="en-US"/>
          </w:rPr>
          <w:t xml:space="preserve">artments, with resilient and susceptible animals exhibiting both </w:t>
        </w:r>
      </w:ins>
      <w:ins w:id="41" w:author="Pohl, Tobias" w:date="2026-10-05T11:10:00Z">
        <w:r w:rsidR="00E7462B">
          <w:rPr>
            <w:rFonts w:ascii="Arial" w:hAnsi="Arial" w:cs="Arial"/>
            <w:b/>
            <w:bCs/>
            <w:lang w:val="en-US"/>
          </w:rPr>
          <w:t xml:space="preserve">shared and divergent </w:t>
        </w:r>
      </w:ins>
      <w:ins w:id="42" w:author="Pohl, Tobias" w:date="2026-10-05T12:03:00Z">
        <w:r w:rsidR="003F1134">
          <w:rPr>
            <w:rFonts w:ascii="Arial" w:hAnsi="Arial" w:cs="Arial"/>
            <w:b/>
            <w:bCs/>
            <w:lang w:val="en-US"/>
          </w:rPr>
          <w:t>responses</w:t>
        </w:r>
      </w:ins>
      <w:ins w:id="43" w:author="Pohl, Tobias" w:date="2026-10-05T11:10:00Z">
        <w:r w:rsidR="00E7462B">
          <w:rPr>
            <w:rFonts w:ascii="Arial" w:hAnsi="Arial" w:cs="Arial"/>
            <w:b/>
            <w:bCs/>
            <w:lang w:val="en-US"/>
          </w:rPr>
          <w:t xml:space="preserve"> in metabolic, RN</w:t>
        </w:r>
      </w:ins>
      <w:ins w:id="44" w:author="Pohl, Tobias" w:date="2026-10-05T11:11:00Z">
        <w:r w:rsidR="00E7462B">
          <w:rPr>
            <w:rFonts w:ascii="Arial" w:hAnsi="Arial" w:cs="Arial"/>
            <w:b/>
            <w:bCs/>
            <w:lang w:val="en-US"/>
          </w:rPr>
          <w:t>A-regulatory</w:t>
        </w:r>
      </w:ins>
      <w:ins w:id="45" w:author="Pohl, Tobias" w:date="2026-10-05T12:06:00Z">
        <w:r w:rsidR="003F1134">
          <w:rPr>
            <w:rFonts w:ascii="Arial" w:hAnsi="Arial" w:cs="Arial"/>
            <w:b/>
            <w:bCs/>
            <w:lang w:val="en-US"/>
          </w:rPr>
          <w:t>,</w:t>
        </w:r>
      </w:ins>
      <w:ins w:id="46" w:author="Pohl, Tobias" w:date="2026-10-05T11:11:00Z">
        <w:r w:rsidR="00E7462B">
          <w:rPr>
            <w:rFonts w:ascii="Arial" w:hAnsi="Arial" w:cs="Arial"/>
            <w:b/>
            <w:bCs/>
            <w:lang w:val="en-US"/>
          </w:rPr>
          <w:t xml:space="preserve"> and neuronal signaling programs</w:t>
        </w:r>
      </w:ins>
      <w:ins w:id="47" w:author="Pohl, Tobias" w:date="2026-10-05T12:03:00Z">
        <w:r w:rsidR="003F1134">
          <w:rPr>
            <w:rFonts w:ascii="Arial" w:hAnsi="Arial" w:cs="Arial"/>
            <w:b/>
            <w:bCs/>
            <w:lang w:val="en-US"/>
          </w:rPr>
          <w:t xml:space="preserve">. </w:t>
        </w:r>
      </w:ins>
      <w:ins w:id="48" w:author="Pohl, Tobias" w:date="2026-10-05T11:23:00Z">
        <w:r w:rsidR="00000287">
          <w:rPr>
            <w:rFonts w:ascii="Arial" w:hAnsi="Arial" w:cs="Arial"/>
            <w:b/>
            <w:bCs/>
            <w:lang w:val="en-US"/>
          </w:rPr>
          <w:t xml:space="preserve">Together, </w:t>
        </w:r>
      </w:ins>
      <w:ins w:id="49" w:author="Pohl, Tobias" w:date="2026-10-05T12:03:00Z">
        <w:r w:rsidR="003F1134">
          <w:rPr>
            <w:rFonts w:ascii="Arial" w:hAnsi="Arial" w:cs="Arial"/>
            <w:b/>
            <w:bCs/>
            <w:lang w:val="en-US"/>
          </w:rPr>
          <w:t>our</w:t>
        </w:r>
      </w:ins>
      <w:ins w:id="50" w:author="Pohl, Tobias" w:date="2026-10-05T11:23:00Z">
        <w:r w:rsidR="00000287">
          <w:rPr>
            <w:rFonts w:ascii="Arial" w:hAnsi="Arial" w:cs="Arial"/>
            <w:b/>
            <w:bCs/>
            <w:lang w:val="en-US"/>
          </w:rPr>
          <w:t xml:space="preserve"> findings </w:t>
        </w:r>
      </w:ins>
      <w:ins w:id="51" w:author="Pohl, Tobias" w:date="2026-10-05T12:03:00Z">
        <w:r w:rsidR="003F1134">
          <w:rPr>
            <w:rFonts w:ascii="Arial" w:hAnsi="Arial" w:cs="Arial"/>
            <w:b/>
            <w:bCs/>
            <w:lang w:val="en-US"/>
          </w:rPr>
          <w:t>indicate</w:t>
        </w:r>
      </w:ins>
      <w:ins w:id="52" w:author="Pohl, Tobias" w:date="2026-10-05T11:23:00Z">
        <w:r w:rsidR="00000287">
          <w:rPr>
            <w:rFonts w:ascii="Arial" w:hAnsi="Arial" w:cs="Arial"/>
            <w:b/>
            <w:bCs/>
            <w:lang w:val="en-US"/>
          </w:rPr>
          <w:t xml:space="preserve"> that </w:t>
        </w:r>
      </w:ins>
      <w:ins w:id="53" w:author="Pohl, Tobias" w:date="2026-10-05T12:04:00Z">
        <w:r w:rsidR="003F1134">
          <w:rPr>
            <w:rFonts w:ascii="Arial" w:hAnsi="Arial" w:cs="Arial"/>
            <w:b/>
            <w:bCs/>
            <w:lang w:val="en-US"/>
          </w:rPr>
          <w:t xml:space="preserve">resilience and susceptibility emerge as distinct </w:t>
        </w:r>
      </w:ins>
      <w:ins w:id="54" w:author="Pohl, Tobias" w:date="2026-10-14T13:46:00Z">
        <w:r w:rsidR="009E0C37">
          <w:rPr>
            <w:rFonts w:ascii="Arial" w:hAnsi="Arial" w:cs="Arial"/>
            <w:b/>
            <w:bCs/>
            <w:lang w:val="en-US"/>
          </w:rPr>
          <w:t>paths</w:t>
        </w:r>
      </w:ins>
      <w:ins w:id="55" w:author="Pohl, Tobias" w:date="2026-10-05T12:04:00Z">
        <w:r w:rsidR="003F1134">
          <w:rPr>
            <w:rFonts w:ascii="Arial" w:hAnsi="Arial" w:cs="Arial"/>
            <w:b/>
            <w:bCs/>
            <w:lang w:val="en-US"/>
          </w:rPr>
          <w:t xml:space="preserve"> that can be detected early in </w:t>
        </w:r>
        <w:proofErr w:type="spellStart"/>
        <w:r w:rsidR="003F1134">
          <w:rPr>
            <w:rFonts w:ascii="Arial" w:hAnsi="Arial" w:cs="Arial"/>
            <w:b/>
            <w:bCs/>
            <w:lang w:val="en-US"/>
          </w:rPr>
          <w:t>behaviour</w:t>
        </w:r>
        <w:proofErr w:type="spellEnd"/>
        <w:r w:rsidR="003F1134">
          <w:rPr>
            <w:rFonts w:ascii="Arial" w:hAnsi="Arial" w:cs="Arial"/>
            <w:b/>
            <w:bCs/>
            <w:lang w:val="en-US"/>
          </w:rPr>
          <w:t xml:space="preserve"> and are accompanied by spatially</w:t>
        </w:r>
      </w:ins>
      <w:ins w:id="56" w:author="Pohl, Tobias" w:date="2026-10-14T13:46:00Z">
        <w:r w:rsidR="009E0C37">
          <w:rPr>
            <w:rFonts w:ascii="Arial" w:hAnsi="Arial" w:cs="Arial"/>
            <w:b/>
            <w:bCs/>
            <w:lang w:val="en-US"/>
          </w:rPr>
          <w:t>-</w:t>
        </w:r>
      </w:ins>
      <w:ins w:id="57" w:author="Pohl, Tobias" w:date="2026-10-05T12:05:00Z">
        <w:r w:rsidR="003F1134">
          <w:rPr>
            <w:rFonts w:ascii="Arial" w:hAnsi="Arial" w:cs="Arial"/>
            <w:b/>
            <w:bCs/>
            <w:lang w:val="en-US"/>
          </w:rPr>
          <w:t>structured molecular adaptations in the hippocampus.</w:t>
        </w:r>
      </w:ins>
    </w:p>
    <w:p w14:paraId="332EFD51" w14:textId="3EFC8AE6" w:rsidR="00FB0F8C" w:rsidRPr="00FB0F8C" w:rsidDel="00000287" w:rsidRDefault="00FB0F8C" w:rsidP="00FB0F8C">
      <w:pPr>
        <w:spacing w:line="360" w:lineRule="auto"/>
        <w:rPr>
          <w:del w:id="58" w:author="Pohl, Tobias" w:date="2026-10-05T11:22:00Z"/>
          <w:rFonts w:ascii="Arial" w:hAnsi="Arial" w:cs="Arial"/>
          <w:b/>
          <w:bCs/>
          <w:lang w:val="en-US"/>
        </w:rPr>
      </w:pPr>
      <w:del w:id="59" w:author="Pohl, Tobias" w:date="2026-10-05T11:22:00Z">
        <w:r w:rsidRPr="00FB0F8C" w:rsidDel="00000287">
          <w:rPr>
            <w:rFonts w:ascii="Arial" w:hAnsi="Arial" w:cs="Arial"/>
            <w:b/>
            <w:bCs/>
            <w:lang w:val="en-US"/>
          </w:rPr>
          <w:delText>do not have a complete understanding about the molecular mechanisms that underlie stress vulnerability or resilience, which are important as factors for psychiatric disorders such as depression.</w:delText>
        </w:r>
      </w:del>
    </w:p>
    <w:p w14:paraId="7A047715" w14:textId="7E0180E3" w:rsidR="0044783D" w:rsidRPr="00FB0F8C" w:rsidRDefault="00FB0F8C" w:rsidP="00FB0F8C">
      <w:pPr>
        <w:spacing w:line="360" w:lineRule="auto"/>
        <w:rPr>
          <w:rFonts w:ascii="Arial" w:hAnsi="Arial" w:cs="Arial"/>
          <w:b/>
          <w:bCs/>
          <w:lang w:val="en-US"/>
        </w:rPr>
      </w:pPr>
      <w:del w:id="60" w:author="Pohl, Tobias" w:date="2026-10-05T11:22:00Z">
        <w:r w:rsidRPr="00FB0F8C" w:rsidDel="00000287">
          <w:rPr>
            <w:rFonts w:ascii="Arial" w:hAnsi="Arial" w:cs="Arial"/>
            <w:b/>
            <w:bCs/>
            <w:lang w:val="en-US"/>
          </w:rPr>
          <w:delText>To address this missing link, this study integrates both automated behavioral tracking in the homecage and behavioral testing as well as single-cell spatial proteomics to identify molecular signatures underlying stress resilience and vulnerability, with a focus on the social instability stress paradigm.</w:delText>
        </w:r>
      </w:del>
      <w:ins w:id="61" w:author="Pohl, Tobias" w:date="2026-10-05T11:07:00Z">
        <w:r w:rsidR="0044783D">
          <w:rPr>
            <w:rFonts w:ascii="Arial" w:hAnsi="Arial" w:cs="Arial"/>
            <w:b/>
            <w:bCs/>
            <w:lang w:val="en-US"/>
          </w:rPr>
          <w:t>Main</w:t>
        </w:r>
      </w:ins>
    </w:p>
    <w:p w14:paraId="52505EFC" w14:textId="704A9AC4" w:rsidR="00D273DC" w:rsidRPr="005752A5" w:rsidDel="00F108E3" w:rsidRDefault="001907FA" w:rsidP="00EA5C96">
      <w:pPr>
        <w:spacing w:line="360" w:lineRule="auto"/>
        <w:rPr>
          <w:del w:id="62" w:author="Pohl, Tobias" w:date="2026-10-05T14:08:00Z"/>
          <w:rFonts w:ascii="Arial" w:hAnsi="Arial" w:cs="Arial"/>
          <w:lang w:val="en-US"/>
        </w:rPr>
      </w:pPr>
      <w:bookmarkStart w:id="63" w:name="OLE_LINK1"/>
      <w:r w:rsidRPr="005752A5">
        <w:rPr>
          <w:rFonts w:ascii="Arial" w:hAnsi="Arial" w:cs="Arial"/>
          <w:lang w:val="en-US"/>
        </w:rPr>
        <w:t xml:space="preserve">The nature of psychiatric disorders, including depression, is complex and multifaceted on not just the origins of development, but also in the </w:t>
      </w:r>
      <w:r w:rsidR="004E57E0" w:rsidRPr="005752A5">
        <w:rPr>
          <w:rFonts w:ascii="Arial" w:hAnsi="Arial" w:cs="Arial"/>
          <w:lang w:val="en-US"/>
        </w:rPr>
        <w:t>symptomatic appearance</w:t>
      </w:r>
      <w:r w:rsidRPr="005752A5">
        <w:rPr>
          <w:rFonts w:ascii="Arial" w:hAnsi="Arial" w:cs="Arial"/>
          <w:lang w:val="en-US"/>
        </w:rPr>
        <w:t xml:space="preserve">. The causes for the development, or the heightened susceptibility to develop are thought to be of </w:t>
      </w:r>
      <w:r w:rsidR="004E57E0" w:rsidRPr="005752A5">
        <w:rPr>
          <w:rFonts w:ascii="Arial" w:hAnsi="Arial" w:cs="Arial"/>
          <w:lang w:val="en-US"/>
        </w:rPr>
        <w:t xml:space="preserve">mainly </w:t>
      </w:r>
      <w:r w:rsidRPr="005752A5">
        <w:rPr>
          <w:rFonts w:ascii="Arial" w:hAnsi="Arial" w:cs="Arial"/>
          <w:lang w:val="en-US"/>
        </w:rPr>
        <w:t>genetic</w:t>
      </w:r>
      <w:r w:rsidR="004E57E0" w:rsidRPr="005752A5">
        <w:rPr>
          <w:rFonts w:ascii="Arial" w:hAnsi="Arial" w:cs="Arial"/>
          <w:lang w:val="en-US"/>
        </w:rPr>
        <w:t xml:space="preserve"> and</w:t>
      </w:r>
      <w:r w:rsidRPr="005752A5">
        <w:rPr>
          <w:rFonts w:ascii="Arial" w:hAnsi="Arial" w:cs="Arial"/>
          <w:lang w:val="en-US"/>
        </w:rPr>
        <w:t xml:space="preserve"> environmental factors. </w:t>
      </w:r>
      <w:r w:rsidR="00D92230" w:rsidRPr="005752A5">
        <w:rPr>
          <w:rFonts w:ascii="Arial" w:hAnsi="Arial" w:cs="Arial"/>
          <w:lang w:val="en-US"/>
        </w:rPr>
        <w:t>Stress-related psychiatric disorders such as depression, anxiety, and PTSD are among the most prevalent mental health conditions world-wide, and go hand in hand with a high contribution to societal and economic burden</w:t>
      </w:r>
      <w:r w:rsidR="00D92230" w:rsidRPr="005752A5">
        <w:rPr>
          <w:rFonts w:ascii="Arial" w:hAnsi="Arial" w:cs="Arial"/>
          <w:lang w:val="en-US"/>
        </w:rPr>
        <w:fldChar w:fldCharType="begin"/>
      </w:r>
      <w:r w:rsidR="00BE5654" w:rsidRPr="005752A5">
        <w:rPr>
          <w:rFonts w:ascii="Arial" w:hAnsi="Arial" w:cs="Arial"/>
          <w:lang w:val="en-US"/>
        </w:rPr>
        <w:instrText xml:space="preserve"> ADDIN ZOTERO_ITEM CSL_CITATION {"citationID":"FTQLxBeF","properties":{"formattedCitation":"\\super 1,2\\nosupersub{}","plainCitation":"1,2","noteIndex":0},"citationItems":[{"id":1246,"uris":["http://zotero.org/users/9621701/items/PJ7MLXKU"],"itemData":{"id":1246,"type":"article-journal","abstract":"Little is known about lifetime prevalence or age of onset of DSM-IV disorders.To estimate lifetime prevalence and age-of-onset distributions of DSM-IV disorders in the recently completed National Comorbidity Survey Replication.Nationally representative face-to-face household survey conducted between February 2001 and April 2003 using the fully structured World Health Organization World Mental Health Survey version of the Composite International Diagnostic Interview.Nine thousand two hundred eighty-two English-speaking respondents aged 18 years and older.Lifetime DSM-IV anxiety, mood, impulse-control, and substance use disorders.Lifetime prevalence estimates are as follows: anxiety disorders, 28.8%; mood disorders, 20.8%; impulse-control disorders, 24.8%; substance use disorders, 14.6%; any disorder, 46.4%. Median age of onset is much earlier for anxiety (11 years) and impulse-control (11 years) disorders than for substance use (20 years) and mood (30 years) disorders. Half of all lifetime cases start by age 14 years and three fourths by age 24 years. Later onsets are mostly of comorbid conditions, with estimated lifetime risk of any disorder at age 75 years (50.8%) only slightly higher than observed lifetime prevalence (46.4%). Lifetime prevalence estimates are higher in recent cohorts than in earlier cohorts and have fairly stable intercohort differences across the life course that vary in substantively plausible ways among sociodemographic subgroups.About half of Americans will meet the criteria for a DSM-IV disorder sometime in their life, with first onset usually in childhood or adolescence. Interventions aimed at prevention or early treatment need to focus on youth.Arch Gen Psychiatry. 2005;62:593-602--&gt;","container-title":"Archives of General Psychiatry","DOI":"10.1001/archpsyc.62.6.593","ISSN":"0003-990X","issue":"6","journalAbbreviation":"Archives of General Psychiatry","page":"593-602","source":"Silverchair","title":"Lifetime Prevalence and Age-of-Onset Distributions of DSM-IV Disorders in the National Comorbidity Survey Replication","volume":"62","author":[{"family":"Kessler","given":"Ronald C."},{"family":"Berglund","given":"Patricia"},{"family":"Demler","given":"Olga"},{"family":"Jin","given":"Robert"},{"family":"Merikangas","given":"Kathleen R."},{"family":"Walters","given":"Ellen E."}],"issued":{"date-parts":[["2005",6,1]]}}},{"id":252,"uris":["http://zotero.org/users/9621701/items/N238SWV8"],"itemData":{"id":252,"type":"article-journal","abstract":"The brain is the key organ of stress processes. It determines what individuals will experience as stressful, it orchestrates how individuals will cope with stressful experiences, and it changes both functionally and structurally as a result of stressful experiences. Within the brain, a distributed, dynamic, and plastic neural circuitry coordinates, monitors, and calibrates behavioral and physiological stress response systems to meet the demands imposed by particular stressors. These allodynamic processes can be adaptive in the short term (allostasis) and maladaptive in the long term (allostatic load). Critically, these processes involve bidirectional signaling between the brain and body. Consequently, allostasis and allostatic load can jointly affect vulnerability to brain-dependent and stress-related mental and physical health conditions. This review focuses on the role of brain plasticity in adaptation to, and pathophysiology resulting from, stressful experiences. It also considers interventions to prevent and treat chronic and prevalent health conditions via allodynamic brain mechanisms.","container-title":"Annual Review of Medicine","DOI":"10.1146/annurev-med-052209-100430","ISSN":"1545-326X","journalAbbreviation":"Annu Rev Med","language":"eng","note":"PMID: 20707675\nPMCID: PMC4251716","page":"431-445","source":"PubMed","title":"Stress- and allostasis-induced brain plasticity","volume":"62","author":[{"family":"McEwen","given":"Bruce S."},{"family":"Gianaros","given":"Peter J."}],"issued":{"date-parts":[["2011"]]}}}],"schema":"https://github.com/citation-style-language/schema/raw/master/csl-citation.json"} </w:instrText>
      </w:r>
      <w:r w:rsidR="00D92230" w:rsidRPr="005752A5">
        <w:rPr>
          <w:rFonts w:ascii="Arial" w:hAnsi="Arial" w:cs="Arial"/>
          <w:lang w:val="en-US"/>
        </w:rPr>
        <w:fldChar w:fldCharType="separate"/>
      </w:r>
      <w:r w:rsidR="00BE5654" w:rsidRPr="005752A5">
        <w:rPr>
          <w:rFonts w:ascii="Arial" w:hAnsi="Arial" w:cs="Arial"/>
          <w:szCs w:val="24"/>
          <w:vertAlign w:val="superscript"/>
          <w:lang w:val="en-US"/>
        </w:rPr>
        <w:t>1,2</w:t>
      </w:r>
      <w:r w:rsidR="00D92230" w:rsidRPr="005752A5">
        <w:rPr>
          <w:rFonts w:ascii="Arial" w:hAnsi="Arial" w:cs="Arial"/>
          <w:lang w:val="en-US"/>
        </w:rPr>
        <w:fldChar w:fldCharType="end"/>
      </w:r>
      <w:r w:rsidR="00D92230" w:rsidRPr="005752A5">
        <w:rPr>
          <w:rFonts w:ascii="Arial" w:hAnsi="Arial" w:cs="Arial"/>
          <w:lang w:val="en-US"/>
        </w:rPr>
        <w:t xml:space="preserve">. Chronic stress poses as a main risk factor for those </w:t>
      </w:r>
      <w:ins w:id="64" w:author="Pohl, Tobias" w:date="2026-10-05T13:24:00Z">
        <w:r w:rsidR="00F303D6">
          <w:rPr>
            <w:rFonts w:ascii="Arial" w:hAnsi="Arial" w:cs="Arial"/>
            <w:lang w:val="en-US"/>
          </w:rPr>
          <w:t>psychiatric disorders, yet ind</w:t>
        </w:r>
      </w:ins>
      <w:ins w:id="65" w:author="Pohl, Tobias" w:date="2026-10-05T13:25:00Z">
        <w:r w:rsidR="00F303D6">
          <w:rPr>
            <w:rFonts w:ascii="Arial" w:hAnsi="Arial" w:cs="Arial"/>
            <w:lang w:val="en-US"/>
          </w:rPr>
          <w:t>ividuals exposed to comparable stressors can show markedly different long-term outcomes</w:t>
        </w:r>
      </w:ins>
      <w:del w:id="66" w:author="Pohl, Tobias" w:date="2026-10-05T13:25:00Z">
        <w:r w:rsidR="00D92230" w:rsidRPr="005752A5" w:rsidDel="00BC2ED1">
          <w:rPr>
            <w:rFonts w:ascii="Arial" w:hAnsi="Arial" w:cs="Arial"/>
            <w:lang w:val="en-US"/>
          </w:rPr>
          <w:delText>conditions as it affects emotional regulation, cognition, and neuroplasticity</w:delText>
        </w:r>
        <w:r w:rsidR="00D92230" w:rsidRPr="005752A5" w:rsidDel="00BC2ED1">
          <w:rPr>
            <w:rFonts w:ascii="Arial" w:hAnsi="Arial" w:cs="Arial"/>
            <w:lang w:val="en-US"/>
          </w:rPr>
          <w:fldChar w:fldCharType="begin"/>
        </w:r>
        <w:r w:rsidR="00BE5654" w:rsidRPr="005752A5" w:rsidDel="00BC2ED1">
          <w:rPr>
            <w:rFonts w:ascii="Arial" w:hAnsi="Arial" w:cs="Arial"/>
            <w:lang w:val="en-US"/>
          </w:rPr>
          <w:delInstrText xml:space="preserve"> ADDIN ZOTERO_ITEM CSL_CITATION {"citationID":"n5zvTgzx","properties":{"formattedCitation":"\\super 3,4\\nosupersub{}","plainCitation":"3,4","noteIndex":0},"citationItems":[{"id":1243,"uris":["http://zotero.org/users/9621701/items/98T5CC8A"],"itemData":{"id":1243,"type":"article-journal","abstract":"In normal life, organisms are repeatedly exposed to brief periods of stress, most of which can be controlled and adequately dealt with. The presently available data indicate that such brief periods of stress have little influence on the shape of neurons or adult neurogenesis, yet change the physiological function of cells in two time-domains. Shortly after stress excitability in limbic areas is rapidly enhanced, but also in brainstem neurons which produce catecholamines; collectively, during this phase the stress hormones promote focused attention, alertness, vigilance and the initial steps in encoding of information linked to the event. Later on, when the hormone concentrations are back to their pre-stress level, gene-mediated actions by corticosteroids reverse and normalize the enhanced excitability, an adaptive response meant to curtail defense reactions against stressors and to enable further storage of relevant information. When stress is experienced repetitively in an uncontrollable and unpredictable manner, a cascade of processes in brain is started which eventually leads to profound, region-specific alterations in dendrite and spine morphology, to suppression of adult neurogenesis and to inappropriate functional responses to a brief stress exposure including a sensitized activation phase and inadequate normalization of brain activity. Although various compounds can effectively prevent these cellular changes by chronic stress, the exact mechanism by which the effects are accomplished is poorly understood. One of the challenges for future research is to link the cellular changes seen in animal models for chronic stress to behavioral effects and to understand the risks they can impose on humans for the precipitation of stress-related disorders.","container-title":"Frontiers in Neuroendocrinology","DOI":"10.1016/j.yfrne.2007.04.001","ISSN":"0091-3022","issue":"2","journalAbbreviation":"Frontiers in Neuroendocrinology","page":"72-96","source":"ScienceDirect","title":"Chronic stress: Implications for neuronal morphology, function and neurogenesis","title-short":"Chronic stress","volume":"28","author":[{"family":"Joëls","given":"Marian"},{"family":"Karst","given":"Henk"},{"family":"Krugers","given":"Harmen J."},{"family":"Lucassen","given":"Paul J."}],"issued":{"date-parts":[["2007",8,1]]}}},{"id":1242,"uris":["http://zotero.org/users/9621701/items/KWQLK9D3"],"itemData":{"id":1242,"type":"article-journal","abstract":"Major depression encompasses heterogeneous disorders in humans that are associated with abnormalities in reward-related brain structures such as the nucleus accumbens, prefrontal cortex, amygdala and hippocampus. Changes in the activity and functional connectivity of these sites leads to abnormalities in the perception and interpretation of reward valence, in the motivation for rewards, and in subsequent decision-making.Recent drug development efforts and other new treatment approaches such as deep brain stimulation offer the potential to more effectively treat depression. However, the field still faces major difficulties. The heterogeneity of depression symptoms suggests that its aetiology is diverse, there are still no known or accepted biomarkers to diagnose major depression — let alone its many subtypes — and promising new treatments have yet to gain approval by the US Food and Drug Administration (FDA).Increasing evidence indicates that precipitating factors such as chronic stress induce changes in the functional connectivity within the brain's reward regions, and that such changes mediate reward-related depression-like behavioural symptoms in animal models, including social avoidance and anhedonia. The molecular and cellular bases of these behavioural abnormalities include changes in glutamatergic and GABAergic synaptic plasticity, dopamine neuron excitability, epigenetic and transcriptional mechanisms, and neurotrophic factors.The nucleus accumbens is central in processing and responding to rewarding and aversive stimuli. It has been extensively implicated in reward-related behavioural abnormalities that characterize depression and associated syndromes. Chronic exposure to stress alters gene expression patterns in and the morphology (and ultimately the functional activity and connectivity) of nucleus accumbens neurons — neuroadaptations that contribute importantly to depression-like behaviours.Advanced experimental tools, such as inducible mutations in mice, virus-mediated gene transfer and optogenetics, have made it possible for the first time to directly delineate the role of specific proteins acting within specific cell types within reward-related brain structures in mediating depression-like behavioural abnormalities in animal models. For example, medium spiny neurons (MSNs) that predominantly express D1 dopamine receptors have a very different effect on reward from MSNs that predominantly express D2 dopamine receptors.It will be important for future studies to examine the molecular and cellular underpinnings of depression-like behaviours in females. Depression is twice as likely to occur in women than in men, but animal studies have mostly been conducted in males. There is evidence that females use different cognitive strategies, exhibit increased stress sensitivity and show variations in reward-related behaviours throughout the oestrus cycle that may render them more sensitive to the deleterious effects of stress.","container-title":"Nature Reviews Neuroscience","DOI":"10.1038/nrn3381","ISSN":"1471-0048","issue":"9","journalAbbreviation":"Nat Rev Neurosci","language":"en","license":"2013 Springer Nature Limited","note":"publisher: Nature Publishing Group","page":"609-625","source":"www.nature.com","title":"The brain reward circuitry in mood disorders","volume":"14","author":[{"family":"Russo","given":"Scott J."},{"family":"Nestler","given":"Eric J."}],"issued":{"date-parts":[["2013",9]]}}}],"schema":"https://github.com/citation-style-language/schema/raw/master/csl-citation.json"} </w:delInstrText>
        </w:r>
        <w:r w:rsidR="00D92230" w:rsidRPr="005752A5" w:rsidDel="00BC2ED1">
          <w:rPr>
            <w:rFonts w:ascii="Arial" w:hAnsi="Arial" w:cs="Arial"/>
            <w:lang w:val="en-US"/>
          </w:rPr>
          <w:fldChar w:fldCharType="separate"/>
        </w:r>
        <w:r w:rsidR="00BE5654" w:rsidRPr="005752A5" w:rsidDel="00BC2ED1">
          <w:rPr>
            <w:rFonts w:ascii="Arial" w:hAnsi="Arial" w:cs="Arial"/>
            <w:szCs w:val="24"/>
            <w:vertAlign w:val="superscript"/>
            <w:lang w:val="en-US"/>
          </w:rPr>
          <w:delText>3,4</w:delText>
        </w:r>
        <w:r w:rsidR="00D92230" w:rsidRPr="005752A5" w:rsidDel="00BC2ED1">
          <w:rPr>
            <w:rFonts w:ascii="Arial" w:hAnsi="Arial" w:cs="Arial"/>
            <w:lang w:val="en-US"/>
          </w:rPr>
          <w:fldChar w:fldCharType="end"/>
        </w:r>
      </w:del>
      <w:r w:rsidR="00D92230" w:rsidRPr="005752A5">
        <w:rPr>
          <w:rFonts w:ascii="Arial" w:hAnsi="Arial" w:cs="Arial"/>
          <w:lang w:val="en-US"/>
        </w:rPr>
        <w:t xml:space="preserve">. </w:t>
      </w:r>
      <w:ins w:id="67" w:author="Pohl, Tobias" w:date="2026-10-05T13:25:00Z">
        <w:r w:rsidR="00BC2ED1">
          <w:rPr>
            <w:rFonts w:ascii="Arial" w:hAnsi="Arial" w:cs="Arial"/>
            <w:lang w:val="en-US"/>
          </w:rPr>
          <w:t xml:space="preserve">This heterogeneity is </w:t>
        </w:r>
      </w:ins>
      <w:proofErr w:type="spellStart"/>
      <w:ins w:id="68" w:author="Pohl, Tobias" w:date="2026-10-05T13:26:00Z">
        <w:r w:rsidR="00BC2ED1">
          <w:rPr>
            <w:rFonts w:ascii="Arial" w:hAnsi="Arial" w:cs="Arial"/>
            <w:lang w:val="en-US"/>
          </w:rPr>
          <w:t>particulary</w:t>
        </w:r>
        <w:proofErr w:type="spellEnd"/>
        <w:r w:rsidR="00BC2ED1">
          <w:rPr>
            <w:rFonts w:ascii="Arial" w:hAnsi="Arial" w:cs="Arial"/>
            <w:lang w:val="en-US"/>
          </w:rPr>
          <w:t xml:space="preserve"> relevant </w:t>
        </w:r>
      </w:ins>
      <w:del w:id="69" w:author="Pohl, Tobias" w:date="2026-10-05T13:26:00Z">
        <w:r w:rsidR="00D92230" w:rsidRPr="005752A5" w:rsidDel="00BC2ED1">
          <w:rPr>
            <w:rFonts w:ascii="Arial" w:hAnsi="Arial" w:cs="Arial"/>
            <w:lang w:val="en-US"/>
          </w:rPr>
          <w:delText xml:space="preserve">Chronic stress </w:delText>
        </w:r>
      </w:del>
      <w:r w:rsidR="00D92230" w:rsidRPr="005752A5">
        <w:rPr>
          <w:rFonts w:ascii="Arial" w:hAnsi="Arial" w:cs="Arial"/>
          <w:lang w:val="en-US"/>
        </w:rPr>
        <w:t>during adolescence</w:t>
      </w:r>
      <w:ins w:id="70" w:author="Pohl, Tobias" w:date="2026-10-05T13:26:00Z">
        <w:r w:rsidR="00BC2ED1">
          <w:rPr>
            <w:rFonts w:ascii="Arial" w:hAnsi="Arial" w:cs="Arial"/>
            <w:lang w:val="en-US"/>
          </w:rPr>
          <w:t>, a period of continued neural maturation in which adverse experience</w:t>
        </w:r>
      </w:ins>
      <w:ins w:id="71" w:author="Pohl, Tobias" w:date="2026-10-05T13:27:00Z">
        <w:r w:rsidR="00BC2ED1">
          <w:rPr>
            <w:rFonts w:ascii="Arial" w:hAnsi="Arial" w:cs="Arial"/>
            <w:lang w:val="en-US"/>
          </w:rPr>
          <w:t>s can have lasting consequences for emotional and cognitive function</w:t>
        </w:r>
      </w:ins>
      <w:del w:id="72" w:author="Pohl, Tobias" w:date="2026-10-05T13:27:00Z">
        <w:r w:rsidR="00D92230" w:rsidRPr="005752A5" w:rsidDel="00BC2ED1">
          <w:rPr>
            <w:rFonts w:ascii="Arial" w:hAnsi="Arial" w:cs="Arial"/>
            <w:lang w:val="en-US"/>
          </w:rPr>
          <w:delText xml:space="preserve"> is an important factor negatively influenc</w:delText>
        </w:r>
      </w:del>
      <w:del w:id="73" w:author="Pohl, Tobias" w:date="2026-09-29T16:04:00Z">
        <w:r w:rsidR="00D92230" w:rsidRPr="005752A5" w:rsidDel="00A2674D">
          <w:rPr>
            <w:rFonts w:ascii="Arial" w:hAnsi="Arial" w:cs="Arial"/>
            <w:lang w:val="en-US"/>
          </w:rPr>
          <w:delText>ing</w:delText>
        </w:r>
      </w:del>
      <w:del w:id="74" w:author="Pohl, Tobias" w:date="2026-10-05T13:27:00Z">
        <w:r w:rsidR="00D92230" w:rsidRPr="005752A5" w:rsidDel="00BC2ED1">
          <w:rPr>
            <w:rFonts w:ascii="Arial" w:hAnsi="Arial" w:cs="Arial"/>
            <w:lang w:val="en-US"/>
          </w:rPr>
          <w:delText xml:space="preserve"> later in life well-being </w:delText>
        </w:r>
      </w:del>
      <w:del w:id="75" w:author="Pohl, Tobias" w:date="2026-09-29T16:04:00Z">
        <w:r w:rsidR="00D92230" w:rsidRPr="005752A5" w:rsidDel="00A2674D">
          <w:rPr>
            <w:rFonts w:ascii="Arial" w:hAnsi="Arial" w:cs="Arial"/>
            <w:lang w:val="en-US"/>
          </w:rPr>
          <w:delText xml:space="preserve">through </w:delText>
        </w:r>
      </w:del>
      <w:del w:id="76" w:author="Pohl, Tobias" w:date="2026-10-05T13:27:00Z">
        <w:r w:rsidR="00D92230" w:rsidRPr="005752A5" w:rsidDel="00BC2ED1">
          <w:rPr>
            <w:rFonts w:ascii="Arial" w:hAnsi="Arial" w:cs="Arial"/>
            <w:lang w:val="en-US"/>
          </w:rPr>
          <w:delText>due its impact on develop</w:delText>
        </w:r>
      </w:del>
      <w:del w:id="77" w:author="Pohl, Tobias" w:date="2026-09-29T16:04:00Z">
        <w:r w:rsidR="00D92230" w:rsidRPr="005752A5" w:rsidDel="00A2674D">
          <w:rPr>
            <w:rFonts w:ascii="Arial" w:hAnsi="Arial" w:cs="Arial"/>
            <w:lang w:val="en-US"/>
          </w:rPr>
          <w:delText>ing</w:delText>
        </w:r>
      </w:del>
      <w:del w:id="78" w:author="Pohl, Tobias" w:date="2026-10-05T13:27:00Z">
        <w:r w:rsidR="00D92230" w:rsidRPr="005752A5" w:rsidDel="00BC2ED1">
          <w:rPr>
            <w:rFonts w:ascii="Arial" w:hAnsi="Arial" w:cs="Arial"/>
            <w:lang w:val="en-US"/>
          </w:rPr>
          <w:delText xml:space="preserve"> neural networks and increased likelihood of developing psychological and somatic disorders later in life</w:delText>
        </w:r>
      </w:del>
      <w:r w:rsidR="00D92230" w:rsidRPr="005752A5">
        <w:rPr>
          <w:rFonts w:ascii="Arial" w:hAnsi="Arial" w:cs="Arial"/>
          <w:lang w:val="en-US"/>
        </w:rPr>
        <w:fldChar w:fldCharType="begin"/>
      </w:r>
      <w:r w:rsidR="00BE5654" w:rsidRPr="005752A5">
        <w:rPr>
          <w:rFonts w:ascii="Arial" w:hAnsi="Arial" w:cs="Arial"/>
          <w:lang w:val="en-US"/>
        </w:rPr>
        <w:instrText xml:space="preserve"> ADDIN ZOTERO_ITEM CSL_CITATION {"citationID":"feSLzCbI","properties":{"formattedCitation":"\\super 5\\uc0\\u8211{}7\\nosupersub{}","plainCitation":"5–7","noteIndex":0},"citationItems":[{"id":1270,"uris":["http://zotero.org/users/9621701/items/JGVLXLQN"],"itemData":{"id":1270,"type":"article-journal","abstract":"Early adverse environmental exposures during brain development are widespread risk factors for the onset of severe mental disorders and strong and consistent predictors of stress-related mental and physical illness and reduced life expectancy. Current evidence suggests that early negative experiences alter plasticity processes during developmentally sensitive time windows and affect the regular functional interaction of cortical and subcortical neural networks. This, in turn, may promote a maladapted development with negative consequences on the mental and physical health of exposed individuals. In this review, we discuss the role of functional magnetic resonance imaging–based functional connectivity phenotypes as potential biomarker candidates for the consequences of early environmental exposures—including but not limited to—childhood maltreatment. We take an expanded concept of developmentally relevant adverse experiences from infancy over childhood to adolescence as our starting point and focus our review of functional connectivity studies on a selected subset of functional magnetic resonance imaging–based phenotypes, including connectivity in the limbic and within the frontoparietal as well as default mode networks, for which we believe there is sufficient converging evidence for a more detailed discussion in a developmental context. Furthermore, we address specific methodological challenges and current knowledge gaps that complicate the interpretation of early stress effects on functional connectivity and deserve particular attention in future studies. Finally, we highlight the forthcoming prospects and challenges of this research area with regard to establishing functional connectivity measures as validated biomarkers for brain developmental processes and individual risk stratification and as target phenotypes for mechanism-based interventions.","collection-title":"Making Connections: Biological Mechanisms of Human Brain (Dys)connectivity","container-title":"Biological Psychiatry","DOI":"10.1016/j.biopsych.2022.10.019","ISSN":"0006-3223","issue":"5","journalAbbreviation":"Biological Psychiatry","page":"430-441","source":"ScienceDirect","title":"Early Social Adversity, Altered Brain Functional Connectivity, and Mental Health","volume":"93","author":[{"family":"Holz","given":"Nathalie E."},{"family":"Berhe","given":"Oksana"},{"family":"Sacu","given":"Seda"},{"family":"Schwarz","given":"Emanuel"},{"family":"Tesarz","given":"Jonas"},{"family":"Heim","given":"Christine M."},{"family":"Tost","given":"Heike"}],"issued":{"date-parts":[["2023",3,1]]}}},{"id":1272,"uris":["http://zotero.org/users/9621701/items/7S8EWKBB"],"itemData":{"id":1272,"type":"article-journal","abstract":"Advances in fields of inquiry as diverse as neuroscience, molecular biology, genomics, developmental psychology, epidemiology, sociology, and economics are catalyzing an important paradigm shift in our understanding of health and disease across the lifespan. This converging, multidisciplinary science of human development has profound implications for our ability to enhance the life prospects of children and to strengthen the social and economic fabric of society. Drawing on these multiple streams of investigation, this report presents an ecobiodevelopmental framework that illustrates how early experiences and environmental influences can leave a lasting signature on the genetic predispositions that affect emerging brain architecture and long-term health. The report also examines extensive evidence of the disruptive impacts of toxic stress, offering intriguing insights into causal mechanisms that link early adversity to later impairments in learning, behavior, and both physical and mental well-being. The implications of this framework for the practice of medicine, in general, and pediatrics, specifically, are potentially transformational. They suggest that many adult diseases should be viewed as developmental disorders that begin early in life and that persistent health disparities associated with poverty, discrimination, or maltreatment could be reduced by the alleviation of toxic stress in childhood. An ecobiodevelopmental framework also underscores the need for new thinking about the focus and boundaries of pediatric practice. It calls for pediatricians to serve as both front-line guardians of healthy child development and strategically positioned, community leaders to inform new science-based strategies that build strong foundations for educational achievement, economic productivity, responsible citizenship, and lifelong health.","container-title":"Pediatrics","DOI":"10.1542/peds.2011-2663","ISSN":"0031-4005","issue":"1","journalAbbreviation":"Pediatrics","page":"e232-e246","source":"Silverchair","title":"The Lifelong Effects of Early Childhood Adversity and Toxic Stress","volume":"129","author":[{"family":"Shonkoff","given":"Jack P."},{"family":"Garner","given":"Andrew S."},{"family":"THE COMMITTEE ON PSYCHOSOCIAL ASPECTS OF CHILD AND FAMILY HEALTH","given":"COMMITTEE ON EARLY CHILDHOOD","suffix":"ADOPTION, AND DEPENDENT CARE, AND SECTION ON DEVELOPMENTAL AND BEHAVIORAL PEDIATRICS"},{"family":"Siegel","given":"Benjamin S."},{"family":"Dobbins","given":"Mary I."},{"family":"Earls","given":"Marian F."},{"family":"Garner","given":"Andrew S."},{"family":"McGuinn","given":"Laura"},{"family":"Pascoe","given":"John"},{"family":"Wood","given":"David L."}],"issued":{"date-parts":[["2012",1,1]]}}},{"id":1275,"uris":["http://zotero.org/users/9621701/items/AFXCXKY2"],"itemData":{"id":1275,"type":"article-journal","abstract":"Adversity early in life is common and is a major risk factor for the onset of psychopathology. Delineating the neurodevelopmental pathways by which early adversity affects mental health is critical for early risk identification and targeted treatment approaches. A rapidly growing cross-species literature has facilitated advances in identifying the mechanisms linking adversity with psychopathology, specific dimensions of adversity and timing-related factors that differentially relate to outcomes, and protective factors that buffer against the effects of adversity. Yet, vast complexity and heterogeneity in early environments and neurodevelopmental trajectories contribute to the challenges of understanding risk and resilience in the context of early adversity. In this overview, the author highlights progress in four major areas—mechanisms, heterogeneity, developmental timing, and protective factors; synthesizes key challenges; and provides recommendations for future research that can facilitate progress in the field. Translation across species and ongoing refinement of conceptual models have strong potential to inform prevention and intervention strategies that can reduce the immense burden of psychopathology associated with early adversity.","container-title":"American Journal of Psychiatry","DOI":"10.1176/appi.ajp.2021.21090944","ISSN":"0002-953X","issue":"11","journalAbbreviation":"AJP","note":"publisher: American Psychiatric Publishing","page":"998-1013","source":"psychiatryonline.org (Atypon)","title":"Early Adversity and Development: Parsing Heterogeneity and Identifying Pathways of Risk and Resilience","title-short":"Early Adversity and Development","volume":"178","author":[{"family":"Gee","given":"Dylan G."}],"issued":{"date-parts":[["2021",11]]}}}],"schema":"https://github.com/citation-style-language/schema/raw/master/csl-citation.json"} </w:instrText>
      </w:r>
      <w:r w:rsidR="00D92230" w:rsidRPr="005752A5">
        <w:rPr>
          <w:rFonts w:ascii="Arial" w:hAnsi="Arial" w:cs="Arial"/>
          <w:lang w:val="en-US"/>
        </w:rPr>
        <w:fldChar w:fldCharType="separate"/>
      </w:r>
      <w:r w:rsidR="00BE5654" w:rsidRPr="005752A5">
        <w:rPr>
          <w:rFonts w:ascii="Arial" w:hAnsi="Arial" w:cs="Arial"/>
          <w:szCs w:val="24"/>
          <w:vertAlign w:val="superscript"/>
          <w:lang w:val="en-US"/>
        </w:rPr>
        <w:t>5–7</w:t>
      </w:r>
      <w:r w:rsidR="00D92230" w:rsidRPr="005752A5">
        <w:rPr>
          <w:rFonts w:ascii="Arial" w:hAnsi="Arial" w:cs="Arial"/>
          <w:lang w:val="en-US"/>
        </w:rPr>
        <w:fldChar w:fldCharType="end"/>
      </w:r>
      <w:ins w:id="79" w:author="Pohl, Tobias" w:date="2026-10-05T14:32:00Z">
        <w:r w:rsidR="00697A50">
          <w:rPr>
            <w:rFonts w:ascii="Arial" w:hAnsi="Arial" w:cs="Arial"/>
            <w:lang w:val="en-US"/>
          </w:rPr>
          <w:t xml:space="preserve"> (also</w:t>
        </w:r>
      </w:ins>
      <w:ins w:id="80" w:author="Pohl, Tobias" w:date="2026-10-05T14:33:00Z">
        <w:r w:rsidR="00697A50">
          <w:rPr>
            <w:rFonts w:ascii="Arial" w:hAnsi="Arial" w:cs="Arial"/>
            <w:lang w:val="en-US"/>
          </w:rPr>
          <w:t xml:space="preserve"> </w:t>
        </w:r>
        <w:r w:rsidR="00697A50" w:rsidRPr="005752A5">
          <w:rPr>
            <w:rFonts w:ascii="Arial" w:hAnsi="Arial" w:cs="Arial"/>
            <w:lang w:val="en-US"/>
          </w:rPr>
          <w:t>Romeo &amp; McEwen, 2006</w:t>
        </w:r>
        <w:r w:rsidR="00697A50">
          <w:rPr>
            <w:rFonts w:ascii="Arial" w:hAnsi="Arial" w:cs="Arial"/>
            <w:lang w:val="en-US"/>
          </w:rPr>
          <w:t>)</w:t>
        </w:r>
      </w:ins>
      <w:r w:rsidRPr="005752A5">
        <w:rPr>
          <w:rFonts w:ascii="Arial" w:hAnsi="Arial" w:cs="Arial"/>
          <w:lang w:val="en-US"/>
        </w:rPr>
        <w:t xml:space="preserve">. </w:t>
      </w:r>
      <w:ins w:id="81" w:author="Pohl, Tobias" w:date="2026-10-05T14:05:00Z">
        <w:r w:rsidR="00F108E3">
          <w:rPr>
            <w:rFonts w:ascii="Arial" w:hAnsi="Arial" w:cs="Arial"/>
            <w:lang w:val="en-US"/>
          </w:rPr>
          <w:t xml:space="preserve">Nevertheless, stress exposure does not uniformly lead to </w:t>
        </w:r>
        <w:r w:rsidR="00F108E3">
          <w:rPr>
            <w:rFonts w:ascii="Arial" w:hAnsi="Arial" w:cs="Arial"/>
            <w:lang w:val="en-US"/>
          </w:rPr>
          <w:lastRenderedPageBreak/>
          <w:t xml:space="preserve">persistent dysfunction. </w:t>
        </w:r>
      </w:ins>
      <w:ins w:id="82" w:author="Pohl, Tobias" w:date="2026-10-05T14:06:00Z">
        <w:r w:rsidR="00F108E3">
          <w:rPr>
            <w:rFonts w:ascii="Arial" w:hAnsi="Arial" w:cs="Arial"/>
            <w:lang w:val="en-US"/>
          </w:rPr>
          <w:t>Some individuals develop pronounced behavioral and physiological alterations, while others maintain or recover adaptive function</w:t>
        </w:r>
      </w:ins>
      <w:del w:id="83" w:author="Pohl, Tobias" w:date="2026-10-05T14:06:00Z">
        <w:r w:rsidRPr="005752A5" w:rsidDel="00F108E3">
          <w:rPr>
            <w:rFonts w:ascii="Arial" w:hAnsi="Arial" w:cs="Arial"/>
            <w:lang w:val="en-US"/>
          </w:rPr>
          <w:delText xml:space="preserve">Here, human studies show </w:delText>
        </w:r>
        <w:r w:rsidR="00F9324F" w:rsidRPr="005752A5" w:rsidDel="00F108E3">
          <w:rPr>
            <w:rFonts w:ascii="Arial" w:hAnsi="Arial" w:cs="Arial"/>
            <w:lang w:val="en-US"/>
          </w:rPr>
          <w:delText>that socioeconomic background is a good predictor for the development of psychiatric disorders, as are childhood adversities</w:delText>
        </w:r>
        <w:r w:rsidRPr="005752A5" w:rsidDel="00F108E3">
          <w:rPr>
            <w:rFonts w:ascii="Arial" w:hAnsi="Arial" w:cs="Arial"/>
            <w:lang w:val="en-US"/>
          </w:rPr>
          <w:delText xml:space="preserve">. However, since not all children that experience stressful life events develop psychiatric disorders such as depression, </w:delText>
        </w:r>
        <w:r w:rsidR="00D273DC" w:rsidRPr="005752A5" w:rsidDel="00F108E3">
          <w:rPr>
            <w:rFonts w:ascii="Arial" w:hAnsi="Arial" w:cs="Arial"/>
            <w:lang w:val="en-US"/>
          </w:rPr>
          <w:delText xml:space="preserve">there </w:delText>
        </w:r>
        <w:r w:rsidR="004E57E0" w:rsidRPr="005752A5" w:rsidDel="00F108E3">
          <w:rPr>
            <w:rFonts w:ascii="Arial" w:hAnsi="Arial" w:cs="Arial"/>
            <w:lang w:val="en-US"/>
          </w:rPr>
          <w:delText>have to be</w:delText>
        </w:r>
        <w:r w:rsidR="00D273DC" w:rsidRPr="005752A5" w:rsidDel="00F108E3">
          <w:rPr>
            <w:rFonts w:ascii="Arial" w:hAnsi="Arial" w:cs="Arial"/>
            <w:lang w:val="en-US"/>
          </w:rPr>
          <w:delText xml:space="preserve"> factors that govern resilience. </w:delText>
        </w:r>
        <w:r w:rsidR="00EA711D" w:rsidRPr="005752A5" w:rsidDel="00F108E3">
          <w:rPr>
            <w:rFonts w:ascii="Arial" w:hAnsi="Arial" w:cs="Arial"/>
            <w:lang w:val="en-US"/>
          </w:rPr>
          <w:delText>This has also been described in several studies, and termed differential susceptibility</w:delText>
        </w:r>
      </w:del>
      <w:r w:rsidR="00EA711D" w:rsidRPr="005752A5">
        <w:rPr>
          <w:rFonts w:ascii="Arial" w:hAnsi="Arial" w:cs="Arial"/>
          <w:lang w:val="en-US"/>
        </w:rPr>
        <w:fldChar w:fldCharType="begin"/>
      </w:r>
      <w:r w:rsidR="00EA711D" w:rsidRPr="005752A5">
        <w:rPr>
          <w:rFonts w:ascii="Arial" w:hAnsi="Arial" w:cs="Arial"/>
          <w:lang w:val="en-US"/>
        </w:rPr>
        <w:instrText xml:space="preserve"> ADDIN ZOTERO_ITEM CSL_CITATION {"citationID":"Zy8MBzIR","properties":{"formattedCitation":"\\super 8\\nosupersub{}","plainCitation":"8","noteIndex":0},"citationItems":[{"id":1280,"uris":["http://zotero.org/users/9621701/items/56AX4GSA"],"itemData":{"id":1280,"type":"article-journal","abstract":"A swiftly growing volume of literature, comprising both human and animal studies and employing both observational and experimental designs, has documented striking individual differences in neurobiological sensitivities to environmental circumstances within subgroups of study samples. This differential susceptibility to social and physical environments operates bidirectionally, in both adverse and beneficial contexts, and results in a minority subpopulation with remarkably poor or unusually positive trajectories of health and development, contingent upon the character of environmental conditions. Differences in contextual susceptibility appear to emerge in early development, as the interactive and adaptive product of genetic and environmental attributes. This paper surveys what is currently known of the mechanisms or mediators of differential susceptibility, at the levels of temperament and behavior, physiological systems, brain circuitry and neuronal function, and genetic and epigenetic variation. It concludes with the assertion that differential susceptibility is inherently grounded within processes of biological moderation, the complexities of which are at present only partially understood.","container-title":"Neuropsychopharmacology","DOI":"10.1038/npp.2015.294","ISSN":"1740-634X","issue":"1","journalAbbreviation":"Neuropsychopharmacol","language":"en","license":"2016 American College of Neuropsychopharmacology","note":"publisher: Nature Publishing Group","page":"142-162","source":"www.nature.com","title":"Differential Susceptibility of the Developing Brain to Contextual Adversity and Stress","volume":"41","author":[{"family":"Boyce","given":"W. Thomas"}],"issued":{"date-parts":[["2016",1]]}}}],"schema":"https://github.com/citation-style-language/schema/raw/master/csl-citation.json"} </w:instrText>
      </w:r>
      <w:r w:rsidR="00EA711D" w:rsidRPr="005752A5">
        <w:rPr>
          <w:rFonts w:ascii="Arial" w:hAnsi="Arial" w:cs="Arial"/>
          <w:lang w:val="en-US"/>
        </w:rPr>
        <w:fldChar w:fldCharType="separate"/>
      </w:r>
      <w:r w:rsidR="00EA711D" w:rsidRPr="005752A5">
        <w:rPr>
          <w:rFonts w:ascii="Arial" w:hAnsi="Arial" w:cs="Arial"/>
          <w:szCs w:val="24"/>
          <w:vertAlign w:val="superscript"/>
          <w:lang w:val="en-US"/>
        </w:rPr>
        <w:t>8</w:t>
      </w:r>
      <w:r w:rsidR="00EA711D" w:rsidRPr="005752A5">
        <w:rPr>
          <w:rFonts w:ascii="Arial" w:hAnsi="Arial" w:cs="Arial"/>
          <w:lang w:val="en-US"/>
        </w:rPr>
        <w:fldChar w:fldCharType="end"/>
      </w:r>
      <w:r w:rsidR="00EA711D" w:rsidRPr="005752A5">
        <w:rPr>
          <w:rFonts w:ascii="Arial" w:hAnsi="Arial" w:cs="Arial"/>
          <w:lang w:val="en-US"/>
        </w:rPr>
        <w:t>.</w:t>
      </w:r>
      <w:ins w:id="84" w:author="Pohl, Tobias" w:date="2026-10-05T14:07:00Z">
        <w:r w:rsidR="00F108E3">
          <w:rPr>
            <w:rFonts w:ascii="Arial" w:hAnsi="Arial" w:cs="Arial"/>
            <w:lang w:val="en-US"/>
          </w:rPr>
          <w:t xml:space="preserve"> Understanding the biological basis of this variation between stress susceptibility and resilience therefore requires resolving not only the consequences of stress, but also how different </w:t>
        </w:r>
      </w:ins>
      <w:ins w:id="85" w:author="Pohl, Tobias" w:date="2026-10-05T14:08:00Z">
        <w:r w:rsidR="00F108E3">
          <w:rPr>
            <w:rFonts w:ascii="Arial" w:hAnsi="Arial" w:cs="Arial"/>
            <w:lang w:val="en-US"/>
          </w:rPr>
          <w:t xml:space="preserve">outcomes emerge over time. Sex is an additional </w:t>
        </w:r>
      </w:ins>
      <w:del w:id="86" w:author="Pohl, Tobias" w:date="2026-10-05T14:08:00Z">
        <w:r w:rsidR="00EA711D" w:rsidRPr="005752A5" w:rsidDel="00F108E3">
          <w:rPr>
            <w:rFonts w:ascii="Arial" w:hAnsi="Arial" w:cs="Arial"/>
            <w:lang w:val="en-US"/>
          </w:rPr>
          <w:delText xml:space="preserve"> </w:delText>
        </w:r>
        <w:r w:rsidR="00D273DC" w:rsidRPr="005752A5" w:rsidDel="00F108E3">
          <w:rPr>
            <w:rFonts w:ascii="Arial" w:hAnsi="Arial" w:cs="Arial"/>
            <w:lang w:val="en-US"/>
          </w:rPr>
          <w:delText>Several theories such as the match-mismatch theory furthermore show the influence perceived stress of environments</w:delText>
        </w:r>
        <w:r w:rsidRPr="005752A5" w:rsidDel="00F108E3">
          <w:rPr>
            <w:rFonts w:ascii="Arial" w:hAnsi="Arial" w:cs="Arial"/>
            <w:lang w:val="en-US"/>
          </w:rPr>
          <w:delText xml:space="preserve"> </w:delText>
        </w:r>
        <w:r w:rsidR="00D273DC" w:rsidRPr="005752A5" w:rsidDel="00F108E3">
          <w:rPr>
            <w:rFonts w:ascii="Arial" w:hAnsi="Arial" w:cs="Arial"/>
            <w:lang w:val="en-US"/>
          </w:rPr>
          <w:delText xml:space="preserve">during childhood and adulthood. </w:delText>
        </w:r>
      </w:del>
    </w:p>
    <w:p w14:paraId="6F49B1D6" w14:textId="77777777" w:rsidR="00F108E3" w:rsidRDefault="00F108E3" w:rsidP="00EA5C96">
      <w:pPr>
        <w:spacing w:line="360" w:lineRule="auto"/>
        <w:rPr>
          <w:ins w:id="87" w:author="Pohl, Tobias" w:date="2026-10-05T14:10:00Z"/>
          <w:rFonts w:ascii="Arial" w:hAnsi="Arial" w:cs="Arial"/>
          <w:lang w:val="en-US"/>
        </w:rPr>
      </w:pPr>
      <w:ins w:id="88" w:author="Pohl, Tobias" w:date="2026-10-05T14:08:00Z">
        <w:r>
          <w:rPr>
            <w:rFonts w:ascii="Arial" w:hAnsi="Arial" w:cs="Arial"/>
            <w:lang w:val="en-US"/>
          </w:rPr>
          <w:t>source of heterogeneity, as stress-related psychiatric disorders differ b</w:t>
        </w:r>
      </w:ins>
      <w:ins w:id="89" w:author="Pohl, Tobias" w:date="2026-10-05T14:09:00Z">
        <w:r>
          <w:rPr>
            <w:rFonts w:ascii="Arial" w:hAnsi="Arial" w:cs="Arial"/>
            <w:lang w:val="en-US"/>
          </w:rPr>
          <w:t>etween women and men in prevalence and clinical presentation, while preclinical studies have historically focused disproportionately on males (ref)</w:t>
        </w:r>
      </w:ins>
      <w:del w:id="90" w:author="Pohl, Tobias" w:date="2026-10-05T14:10:00Z">
        <w:r w:rsidR="006E0311" w:rsidRPr="005752A5" w:rsidDel="00F108E3">
          <w:rPr>
            <w:rFonts w:ascii="Arial" w:hAnsi="Arial" w:cs="Arial"/>
            <w:lang w:val="en-US"/>
          </w:rPr>
          <w:delText>Furthermore, stress responses and the development of psychiatric disorders such as depression is sex-dependent in humans, with women having a higher prevalence for the development of major depressive disorder compared to men</w:delText>
        </w:r>
      </w:del>
      <w:r w:rsidR="00EA5C96" w:rsidRPr="005752A5">
        <w:rPr>
          <w:rFonts w:ascii="Arial" w:hAnsi="Arial" w:cs="Arial"/>
          <w:lang w:val="en-US"/>
        </w:rPr>
        <w:fldChar w:fldCharType="begin"/>
      </w:r>
      <w:r w:rsidR="00EA711D" w:rsidRPr="005752A5">
        <w:rPr>
          <w:rFonts w:ascii="Arial" w:hAnsi="Arial" w:cs="Arial"/>
          <w:lang w:val="en-US"/>
        </w:rPr>
        <w:instrText xml:space="preserve"> ADDIN ZOTERO_ITEM CSL_CITATION {"citationID":"Gg2PD8Yw","properties":{"formattedCitation":"\\super 9,10\\nosupersub{}","plainCitation":"9,10","noteIndex":0},"citationItems":[{"id":8,"uris":["http://zotero.org/users/9621701/items/E9X2D8HW"],"itemData":{"id":8,"type":"article-journal","abstract":"Stress is associated with the onset and severity of several psychiatric disorders that occur more frequently in women than men, including posttraumatic stress disorder (PTSD) and depression. Patients with these disorders present with dysregulation of several stress response systems, including the neuroendocrine response to stress, corticolimbic responses to negatively valenced stimuli, and hyperarousal. Thus, sex differences within their underlying circuitry may explain sex biases in disease prevalence. This review describes clinical studies that identify sex differences within the activity of these circuits, as well as preclinical studies that demonstrate cellular and molecular sex differences in stress responses systems. These studies reveal sex differences from the molecular to the systems level that increase endocrine, emotional, and arousal responses to stress in females. Exploring these sex differences is critical because this research can reveal the neurobiological underpinnings of vulnerability to stress-related psychiatric disorders and guide the development of novel pharmacotherapies.","collection-title":"Sex Differences in Neurological and Psychiatric Disorders","container-title":"Frontiers in Neuroendocrinology","DOI":"10.1016/j.yfrne.2014.03.008","ISSN":"0091-3022","issue":"3","journalAbbreviation":"Frontiers in Neuroendocrinology","language":"en","page":"303-319","source":"ScienceDirect","title":"Sex differences in stress-related psychiatric disorders: Neurobiological perspectives","title-short":"Sex differences in stress-related psychiatric disorders","volume":"35","author":[{"family":"Bangasser","given":"Debra A."},{"family":"Valentino","given":"Rita J."}],"issued":{"date-parts":[["2014",8,1]]}}},{"id":1257,"uris":["http://zotero.org/users/9621701/items/B46DEUFN"],"itemData":{"id":1257,"type":"article-journal","container-title":"The Lancet Public Health","DOI":"10.1016/S2468-2667(21)00047-5","ISSN":"2468-2667","issue":"10","journalAbbreviation":"The Lancet Public Health","language":"English","note":"publisher: Elsevier\nPMID: 33961802","page":"e729-e738","source":"www.thelancet.com","title":"Prevalence and variability of current depressive disorder in 27 European countries: a population-based study","title-short":"Prevalence and variability of current depressive disorder in 27 European countries","volume":"6","author":[{"family":"Torre","given":"Jorge Arias-de","dropping-particle":"la"},{"family":"Vilagut","given":"Gemma"},{"family":"Ronaldson","given":"Amy"},{"family":"Serrano-Blanco","given":"Antoni"},{"family":"Martín","given":"Vicente"},{"family":"Peters","given":"Michele"},{"family":"Valderas","given":"Jose M."},{"family":"Dregan","given":"Alex"},{"family":"Alonso","given":"Jordi"}],"issued":{"date-parts":[["2021",10,1]]}}}],"schema":"https://github.com/citation-style-language/schema/raw/master/csl-citation.json"} </w:instrText>
      </w:r>
      <w:r w:rsidR="00EA5C96" w:rsidRPr="005752A5">
        <w:rPr>
          <w:rFonts w:ascii="Arial" w:hAnsi="Arial" w:cs="Arial"/>
          <w:lang w:val="en-US"/>
        </w:rPr>
        <w:fldChar w:fldCharType="separate"/>
      </w:r>
      <w:r w:rsidR="00EA711D" w:rsidRPr="005752A5">
        <w:rPr>
          <w:rFonts w:ascii="Arial" w:hAnsi="Arial" w:cs="Arial"/>
          <w:szCs w:val="24"/>
          <w:vertAlign w:val="superscript"/>
          <w:lang w:val="en-US"/>
        </w:rPr>
        <w:t>9,10</w:t>
      </w:r>
      <w:r w:rsidR="00EA5C96" w:rsidRPr="005752A5">
        <w:rPr>
          <w:rFonts w:ascii="Arial" w:hAnsi="Arial" w:cs="Arial"/>
          <w:lang w:val="en-US"/>
        </w:rPr>
        <w:fldChar w:fldCharType="end"/>
      </w:r>
      <w:ins w:id="91" w:author="Pohl, Tobias" w:date="2026-10-05T14:10:00Z">
        <w:r>
          <w:rPr>
            <w:rFonts w:ascii="Arial" w:hAnsi="Arial" w:cs="Arial"/>
            <w:lang w:val="en-US"/>
          </w:rPr>
          <w:t>,</w:t>
        </w:r>
      </w:ins>
      <w:del w:id="92" w:author="Pohl, Tobias" w:date="2026-10-05T14:10:00Z">
        <w:r w:rsidR="00EA5C96" w:rsidRPr="005752A5" w:rsidDel="00F108E3">
          <w:rPr>
            <w:rFonts w:ascii="Arial" w:hAnsi="Arial" w:cs="Arial"/>
            <w:lang w:val="en-US"/>
          </w:rPr>
          <w:delText xml:space="preserve">. </w:delText>
        </w:r>
        <w:r w:rsidR="00C331DB" w:rsidRPr="005752A5" w:rsidDel="00F108E3">
          <w:rPr>
            <w:rFonts w:ascii="Arial" w:hAnsi="Arial" w:cs="Arial"/>
            <w:lang w:val="en-US"/>
          </w:rPr>
          <w:delText>Women</w:delText>
        </w:r>
        <w:r w:rsidR="006E0311" w:rsidRPr="005752A5" w:rsidDel="00F108E3">
          <w:rPr>
            <w:rFonts w:ascii="Arial" w:hAnsi="Arial" w:cs="Arial"/>
            <w:lang w:val="en-US"/>
          </w:rPr>
          <w:delText xml:space="preserve"> tend to </w:delText>
        </w:r>
        <w:r w:rsidR="00C331DB" w:rsidRPr="005752A5" w:rsidDel="00F108E3">
          <w:rPr>
            <w:rFonts w:ascii="Arial" w:hAnsi="Arial" w:cs="Arial"/>
            <w:lang w:val="en-US"/>
          </w:rPr>
          <w:delText>exhibit</w:delText>
        </w:r>
        <w:r w:rsidR="006E0311" w:rsidRPr="005752A5" w:rsidDel="00F108E3">
          <w:rPr>
            <w:rFonts w:ascii="Arial" w:hAnsi="Arial" w:cs="Arial"/>
            <w:lang w:val="en-US"/>
          </w:rPr>
          <w:delText xml:space="preserve"> more “typical” depressive symptoms, such as </w:delText>
        </w:r>
        <w:r w:rsidR="00201B3E" w:rsidRPr="005752A5" w:rsidDel="00F108E3">
          <w:rPr>
            <w:rFonts w:ascii="Arial" w:hAnsi="Arial" w:cs="Arial"/>
            <w:lang w:val="en-US"/>
          </w:rPr>
          <w:delText>sleep</w:delText>
        </w:r>
        <w:r w:rsidR="00C331DB" w:rsidRPr="005752A5" w:rsidDel="00F108E3">
          <w:rPr>
            <w:rFonts w:ascii="Arial" w:hAnsi="Arial" w:cs="Arial"/>
            <w:lang w:val="en-US"/>
          </w:rPr>
          <w:delText xml:space="preserve"> disturbances,</w:delText>
        </w:r>
        <w:r w:rsidR="00201B3E" w:rsidRPr="005752A5" w:rsidDel="00F108E3">
          <w:rPr>
            <w:rFonts w:ascii="Arial" w:hAnsi="Arial" w:cs="Arial"/>
            <w:lang w:val="en-US"/>
          </w:rPr>
          <w:delText xml:space="preserve"> appetite changes</w:delText>
        </w:r>
        <w:r w:rsidR="00C331DB" w:rsidRPr="005752A5" w:rsidDel="00F108E3">
          <w:rPr>
            <w:rFonts w:ascii="Arial" w:hAnsi="Arial" w:cs="Arial"/>
            <w:lang w:val="en-US"/>
          </w:rPr>
          <w:delText>, and depressed mood, which are known as internalizing phenotypes.</w:delText>
        </w:r>
        <w:r w:rsidR="006E0311" w:rsidRPr="005752A5" w:rsidDel="00F108E3">
          <w:rPr>
            <w:rFonts w:ascii="Arial" w:hAnsi="Arial" w:cs="Arial"/>
            <w:lang w:val="en-US"/>
          </w:rPr>
          <w:delText xml:space="preserve"> </w:delText>
        </w:r>
        <w:r w:rsidR="00C331DB" w:rsidRPr="005752A5" w:rsidDel="00F108E3">
          <w:rPr>
            <w:rFonts w:ascii="Arial" w:hAnsi="Arial" w:cs="Arial"/>
            <w:lang w:val="en-US"/>
          </w:rPr>
          <w:delText>In contrast, m</w:delText>
        </w:r>
        <w:r w:rsidR="006E0311" w:rsidRPr="005752A5" w:rsidDel="00F108E3">
          <w:rPr>
            <w:rFonts w:ascii="Arial" w:hAnsi="Arial" w:cs="Arial"/>
            <w:lang w:val="en-US"/>
          </w:rPr>
          <w:delText xml:space="preserve">en tend to primarily show externalizing </w:delText>
        </w:r>
        <w:r w:rsidR="00C331DB" w:rsidRPr="005752A5" w:rsidDel="00F108E3">
          <w:rPr>
            <w:rFonts w:ascii="Arial" w:hAnsi="Arial" w:cs="Arial"/>
            <w:lang w:val="en-US"/>
          </w:rPr>
          <w:delText>phenotypes</w:delText>
        </w:r>
        <w:r w:rsidR="00201B3E" w:rsidRPr="005752A5" w:rsidDel="00F108E3">
          <w:rPr>
            <w:rFonts w:ascii="Arial" w:hAnsi="Arial" w:cs="Arial"/>
            <w:lang w:val="en-US"/>
          </w:rPr>
          <w:delText xml:space="preserve"> </w:delText>
        </w:r>
        <w:r w:rsidR="00C331DB" w:rsidRPr="005752A5" w:rsidDel="00F108E3">
          <w:rPr>
            <w:rFonts w:ascii="Arial" w:hAnsi="Arial" w:cs="Arial"/>
            <w:lang w:val="en-US"/>
          </w:rPr>
          <w:delText>like</w:delText>
        </w:r>
        <w:r w:rsidR="00201B3E" w:rsidRPr="005752A5" w:rsidDel="00F108E3">
          <w:rPr>
            <w:rFonts w:ascii="Arial" w:hAnsi="Arial" w:cs="Arial"/>
            <w:lang w:val="en-US"/>
          </w:rPr>
          <w:delText xml:space="preserve"> substance abuse</w:delText>
        </w:r>
        <w:r w:rsidR="00C331DB" w:rsidRPr="005752A5" w:rsidDel="00F108E3">
          <w:rPr>
            <w:rFonts w:ascii="Arial" w:hAnsi="Arial" w:cs="Arial"/>
            <w:lang w:val="en-US"/>
          </w:rPr>
          <w:delText>, risk-taking, as</w:delText>
        </w:r>
        <w:r w:rsidR="00201B3E" w:rsidRPr="005752A5" w:rsidDel="00F108E3">
          <w:rPr>
            <w:rFonts w:ascii="Arial" w:hAnsi="Arial" w:cs="Arial"/>
            <w:lang w:val="en-US"/>
          </w:rPr>
          <w:delText xml:space="preserve"> well as poor impulse control</w:delText>
        </w:r>
      </w:del>
      <w:r w:rsidR="00201B3E" w:rsidRPr="005752A5">
        <w:rPr>
          <w:rFonts w:ascii="Arial" w:hAnsi="Arial" w:cs="Arial"/>
          <w:lang w:val="en-US"/>
        </w:rPr>
        <w:fldChar w:fldCharType="begin"/>
      </w:r>
      <w:r w:rsidR="00EA711D" w:rsidRPr="005752A5">
        <w:rPr>
          <w:rFonts w:ascii="Arial" w:hAnsi="Arial" w:cs="Arial"/>
          <w:lang w:val="en-US"/>
        </w:rPr>
        <w:instrText xml:space="preserve"> ADDIN ZOTERO_ITEM CSL_CITATION {"citationID":"JkMg0p99","properties":{"formattedCitation":"\\super 11,12\\nosupersub{}","plainCitation":"11,12","noteIndex":0},"citationItems":[{"id":1263,"uris":["http://zotero.org/users/9621701/items/PNN34QZZ"],"itemData":{"id":1263,"type":"article-journal","abstract":"Objective \n          While some studies suggest that men and women report different symptoms associated with depression, no published systematic review or meta-analysis has analyzed the relevant research literature. This article aims to review the evidence of gender differences in symptoms associated with depression.\n          Methods \n          PubMed, Cochrane, and PsycINFO databases, along with further identified references lists, were searched. Thirty-two studies met the inclusion criteria. They included 108,260 participants from clinical and community samples with a primary presentation of unipolar depression. All 32 studies were rated for quality and were tested for publication bias. Meta-analyses were conducted on the 26 symptoms identified across the 32 studies to assess for the effect of gender.\n          Results \n          The studies indicate a small, significant association of gender with some symptoms. Depressed men reported alcohol/drug misuse (Hedges’s g = 0.26 [95% confidence interval (CI), 0.11–0.42]) and risk taking/poor impulse control (g = 0.58 [95% CI, 0.47–0.69]) at a greater frequency and intensity than depressed women. Depressed women reported symptoms at a higher frequency and intensity that are included as diagnostic criteria for depression such as depressed mood (g = −0.20 [95% CI, −0.33 to −0.08]), appetite disturbance/weight change (g = −0.20 [95% CI, −0.28 to −0.11]), and sleep disturbance (g = −0.11 [95% CI, −0.19 to −0.03]).\n          Conclusions \n          Results are consistent with existing research on gender differences in the prevalence of substance use and mood disorders, and of their co-occurrence. They highlight the potential utility of screening for substance misuse, risk taking, and poor impulse control when assessing depression in men. Future research is warranted to clarify gender-specific presentations of depression and co-occurring symptoms.","container-title":"Harvard Review of Psychiatry","DOI":"10.1097/HRP.0000000000000128","ISSN":"1465-7309","issue":"1","language":"en-US","page":"29","source":"journals.lww.com","title":"Differences in the Expression of Symptoms in Men Versus Women with Depression: A Systematic Review and Meta-analysis","title-short":"Differences in the Expression of Symptoms in Men Versus Women with Depression","volume":"25","author":[{"family":"Cavanagh","given":"Anna"},{"family":"Wilson","given":"Coralie J."},{"family":"Kavanagh","given":"David J."},{"family":"Caputi","given":"Peter"}],"issued":{"date-parts":[["2017",2]]}}},{"id":1260,"uris":["http://zotero.org/users/9621701/items/QGCLAFLP"],"itemData":{"id":1260,"type":"article-journal","container-title":"The Lancet Psychiatry","DOI":"10.1016/S2215-0366(16)30263-2","ISSN":"2215-0366, 2215-0374","issue":"2","journalAbbreviation":"The Lancet Psychiatry","language":"English","note":"publisher: Elsevier\nPMID: 27856392","page":"146-158","source":"www.thelancet.com","title":"Why is depression more common among women than among men?","volume":"4","author":[{"family":"Kuehner","given":"Christine"}],"issued":{"date-parts":[["2017",2,1]]}}}],"schema":"https://github.com/citation-style-language/schema/raw/master/csl-citation.json"} </w:instrText>
      </w:r>
      <w:r w:rsidR="00201B3E" w:rsidRPr="005752A5">
        <w:rPr>
          <w:rFonts w:ascii="Arial" w:hAnsi="Arial" w:cs="Arial"/>
          <w:lang w:val="en-US"/>
        </w:rPr>
        <w:fldChar w:fldCharType="separate"/>
      </w:r>
      <w:r w:rsidR="00EA711D" w:rsidRPr="005752A5">
        <w:rPr>
          <w:rFonts w:ascii="Arial" w:hAnsi="Arial" w:cs="Arial"/>
          <w:szCs w:val="24"/>
          <w:vertAlign w:val="superscript"/>
          <w:lang w:val="en-US"/>
        </w:rPr>
        <w:t>11,12</w:t>
      </w:r>
      <w:r w:rsidR="00201B3E" w:rsidRPr="005752A5">
        <w:rPr>
          <w:rFonts w:ascii="Arial" w:hAnsi="Arial" w:cs="Arial"/>
          <w:lang w:val="en-US"/>
        </w:rPr>
        <w:fldChar w:fldCharType="end"/>
      </w:r>
      <w:r w:rsidR="006E0311" w:rsidRPr="005752A5">
        <w:rPr>
          <w:rFonts w:ascii="Arial" w:hAnsi="Arial" w:cs="Arial"/>
          <w:lang w:val="en-US"/>
        </w:rPr>
        <w:t xml:space="preserve">. </w:t>
      </w:r>
    </w:p>
    <w:p w14:paraId="1F23F6D3" w14:textId="7083620A" w:rsidR="00F108E3" w:rsidRDefault="00F108E3" w:rsidP="00EA5C96">
      <w:pPr>
        <w:spacing w:line="360" w:lineRule="auto"/>
        <w:rPr>
          <w:ins w:id="93" w:author="Pohl, Tobias" w:date="2026-10-05T14:18:00Z"/>
          <w:rFonts w:ascii="Arial" w:hAnsi="Arial" w:cs="Arial"/>
          <w:lang w:val="en-US"/>
        </w:rPr>
      </w:pPr>
      <w:ins w:id="94" w:author="Pohl, Tobias" w:date="2026-10-05T14:10:00Z">
        <w:r>
          <w:rPr>
            <w:rFonts w:ascii="Arial" w:hAnsi="Arial" w:cs="Arial"/>
            <w:lang w:val="en-US"/>
          </w:rPr>
          <w:t>Experimental studies of stress res</w:t>
        </w:r>
      </w:ins>
      <w:ins w:id="95" w:author="Pohl, Tobias" w:date="2026-10-05T14:11:00Z">
        <w:r>
          <w:rPr>
            <w:rFonts w:ascii="Arial" w:hAnsi="Arial" w:cs="Arial"/>
            <w:lang w:val="en-US"/>
          </w:rPr>
          <w:t>ilience and susceptibility commonly rel</w:t>
        </w:r>
      </w:ins>
      <w:ins w:id="96" w:author="Pohl, Tobias" w:date="2026-10-05T17:08:00Z">
        <w:r w:rsidR="005233FA">
          <w:rPr>
            <w:rFonts w:ascii="Arial" w:hAnsi="Arial" w:cs="Arial"/>
            <w:lang w:val="en-US"/>
          </w:rPr>
          <w:t>y</w:t>
        </w:r>
      </w:ins>
      <w:ins w:id="97" w:author="Pohl, Tobias" w:date="2026-10-05T14:11:00Z">
        <w:r>
          <w:rPr>
            <w:rFonts w:ascii="Arial" w:hAnsi="Arial" w:cs="Arial"/>
            <w:lang w:val="en-US"/>
          </w:rPr>
          <w:t xml:space="preserve"> on </w:t>
        </w:r>
        <w:proofErr w:type="spellStart"/>
        <w:r>
          <w:rPr>
            <w:rFonts w:ascii="Arial" w:hAnsi="Arial" w:cs="Arial"/>
            <w:lang w:val="en-US"/>
          </w:rPr>
          <w:t>behavioural</w:t>
        </w:r>
        <w:proofErr w:type="spellEnd"/>
        <w:r>
          <w:rPr>
            <w:rFonts w:ascii="Arial" w:hAnsi="Arial" w:cs="Arial"/>
            <w:lang w:val="en-US"/>
          </w:rPr>
          <w:t xml:space="preserve"> measurements obtained after stress exposure, often using one or a small number of conventional tests (ref). Such approaches have been instrumental in identif</w:t>
        </w:r>
      </w:ins>
      <w:ins w:id="98" w:author="Pohl, Tobias" w:date="2026-10-05T14:12:00Z">
        <w:r>
          <w:rPr>
            <w:rFonts w:ascii="Arial" w:hAnsi="Arial" w:cs="Arial"/>
            <w:lang w:val="en-US"/>
          </w:rPr>
          <w:t xml:space="preserve">ying individual variation in stress responses, but provide only brief observations of </w:t>
        </w:r>
        <w:proofErr w:type="spellStart"/>
        <w:r>
          <w:rPr>
            <w:rFonts w:ascii="Arial" w:hAnsi="Arial" w:cs="Arial"/>
            <w:lang w:val="en-US"/>
          </w:rPr>
          <w:t>behaviour</w:t>
        </w:r>
        <w:proofErr w:type="spellEnd"/>
        <w:r>
          <w:rPr>
            <w:rFonts w:ascii="Arial" w:hAnsi="Arial" w:cs="Arial"/>
            <w:lang w:val="en-US"/>
          </w:rPr>
          <w:t xml:space="preserve"> under experimentally imposed conditions. Moreover, classifications made after stress </w:t>
        </w:r>
        <w:proofErr w:type="spellStart"/>
        <w:r>
          <w:rPr>
            <w:rFonts w:ascii="Arial" w:hAnsi="Arial" w:cs="Arial"/>
            <w:lang w:val="en-US"/>
          </w:rPr>
          <w:t>can not</w:t>
        </w:r>
        <w:proofErr w:type="spellEnd"/>
        <w:r>
          <w:rPr>
            <w:rFonts w:ascii="Arial" w:hAnsi="Arial" w:cs="Arial"/>
            <w:lang w:val="en-US"/>
          </w:rPr>
          <w:t xml:space="preserve"> establish whether the </w:t>
        </w:r>
        <w:proofErr w:type="spellStart"/>
        <w:r>
          <w:rPr>
            <w:rFonts w:ascii="Arial" w:hAnsi="Arial" w:cs="Arial"/>
            <w:lang w:val="en-US"/>
          </w:rPr>
          <w:t>behavioural</w:t>
        </w:r>
        <w:proofErr w:type="spellEnd"/>
        <w:r>
          <w:rPr>
            <w:rFonts w:ascii="Arial" w:hAnsi="Arial" w:cs="Arial"/>
            <w:lang w:val="en-US"/>
          </w:rPr>
          <w:t xml:space="preserve"> features associated with later</w:t>
        </w:r>
      </w:ins>
      <w:ins w:id="99" w:author="Pohl, Tobias" w:date="2026-10-05T14:13:00Z">
        <w:r>
          <w:rPr>
            <w:rFonts w:ascii="Arial" w:hAnsi="Arial" w:cs="Arial"/>
            <w:lang w:val="en-US"/>
          </w:rPr>
          <w:t xml:space="preserve"> outcome were already present early during exposure or instead developed progressively as animals adapted to repeated stress. Multidimensional phenotyping across </w:t>
        </w:r>
        <w:proofErr w:type="spellStart"/>
        <w:r>
          <w:rPr>
            <w:rFonts w:ascii="Arial" w:hAnsi="Arial" w:cs="Arial"/>
            <w:lang w:val="en-US"/>
          </w:rPr>
          <w:t>behavioura</w:t>
        </w:r>
      </w:ins>
      <w:ins w:id="100" w:author="Pohl, Tobias" w:date="2026-10-05T14:14:00Z">
        <w:r>
          <w:rPr>
            <w:rFonts w:ascii="Arial" w:hAnsi="Arial" w:cs="Arial"/>
            <w:lang w:val="en-US"/>
          </w:rPr>
          <w:t>l</w:t>
        </w:r>
        <w:proofErr w:type="spellEnd"/>
        <w:r>
          <w:rPr>
            <w:rFonts w:ascii="Arial" w:hAnsi="Arial" w:cs="Arial"/>
            <w:lang w:val="en-US"/>
          </w:rPr>
          <w:t>, physiological, and somatic measures can provide a more comprehensive description of stress outcome, but still leaves this temporal dimension largely unresolved.</w:t>
        </w:r>
      </w:ins>
    </w:p>
    <w:p w14:paraId="0467A081" w14:textId="11A34B20" w:rsidR="006E0311" w:rsidRDefault="00FE449D" w:rsidP="00FE449D">
      <w:pPr>
        <w:spacing w:line="360" w:lineRule="auto"/>
        <w:rPr>
          <w:ins w:id="101" w:author="Pohl, Tobias" w:date="2026-10-05T14:25:00Z"/>
          <w:rFonts w:ascii="Arial" w:hAnsi="Arial" w:cs="Arial"/>
          <w:lang w:val="en-US"/>
        </w:rPr>
      </w:pPr>
      <w:ins w:id="102" w:author="Pohl, Tobias" w:date="2026-10-05T14:18:00Z">
        <w:r>
          <w:rPr>
            <w:rFonts w:ascii="Arial" w:hAnsi="Arial" w:cs="Arial"/>
            <w:lang w:val="en-US"/>
          </w:rPr>
          <w:t xml:space="preserve">Continuous </w:t>
        </w:r>
        <w:proofErr w:type="spellStart"/>
        <w:r>
          <w:rPr>
            <w:rFonts w:ascii="Arial" w:hAnsi="Arial" w:cs="Arial"/>
            <w:lang w:val="en-US"/>
          </w:rPr>
          <w:t>homecage</w:t>
        </w:r>
        <w:proofErr w:type="spellEnd"/>
        <w:r>
          <w:rPr>
            <w:rFonts w:ascii="Arial" w:hAnsi="Arial" w:cs="Arial"/>
            <w:lang w:val="en-US"/>
          </w:rPr>
          <w:t xml:space="preserve"> monitoring </w:t>
        </w:r>
      </w:ins>
      <w:ins w:id="103" w:author="Pohl, Tobias" w:date="2026-10-05T14:52:00Z">
        <w:r w:rsidR="001B1DFD">
          <w:rPr>
            <w:rFonts w:ascii="Arial" w:hAnsi="Arial" w:cs="Arial"/>
            <w:lang w:val="en-US"/>
          </w:rPr>
          <w:t>gives</w:t>
        </w:r>
      </w:ins>
      <w:ins w:id="104" w:author="Pohl, Tobias" w:date="2026-10-05T14:18:00Z">
        <w:r>
          <w:rPr>
            <w:rFonts w:ascii="Arial" w:hAnsi="Arial" w:cs="Arial"/>
            <w:lang w:val="en-US"/>
          </w:rPr>
          <w:t xml:space="preserve"> a complementary means of capturing this process. By repeatedly measuring spontaneous </w:t>
        </w:r>
        <w:proofErr w:type="spellStart"/>
        <w:r>
          <w:rPr>
            <w:rFonts w:ascii="Arial" w:hAnsi="Arial" w:cs="Arial"/>
            <w:lang w:val="en-US"/>
          </w:rPr>
          <w:t>behaviour</w:t>
        </w:r>
        <w:proofErr w:type="spellEnd"/>
        <w:r>
          <w:rPr>
            <w:rFonts w:ascii="Arial" w:hAnsi="Arial" w:cs="Arial"/>
            <w:lang w:val="en-US"/>
          </w:rPr>
          <w:t xml:space="preserve"> with m</w:t>
        </w:r>
      </w:ins>
      <w:ins w:id="105" w:author="Pohl, Tobias" w:date="2026-10-05T14:19:00Z">
        <w:r>
          <w:rPr>
            <w:rFonts w:ascii="Arial" w:hAnsi="Arial" w:cs="Arial"/>
            <w:lang w:val="en-US"/>
          </w:rPr>
          <w:t xml:space="preserve">inimal experimental intervention, </w:t>
        </w:r>
        <w:proofErr w:type="spellStart"/>
        <w:r>
          <w:rPr>
            <w:rFonts w:ascii="Arial" w:hAnsi="Arial" w:cs="Arial"/>
            <w:lang w:val="en-US"/>
          </w:rPr>
          <w:t>homecage</w:t>
        </w:r>
        <w:proofErr w:type="spellEnd"/>
        <w:r>
          <w:rPr>
            <w:rFonts w:ascii="Arial" w:hAnsi="Arial" w:cs="Arial"/>
            <w:lang w:val="en-US"/>
          </w:rPr>
          <w:t xml:space="preserve"> systems can quantify features such as locomotor activity, spatial organization, social proximity, and rest-activity structures across prolonged periods (refs). Such longitudinal meas</w:t>
        </w:r>
      </w:ins>
      <w:ins w:id="106" w:author="Pohl, Tobias" w:date="2026-10-05T14:20:00Z">
        <w:r>
          <w:rPr>
            <w:rFonts w:ascii="Arial" w:hAnsi="Arial" w:cs="Arial"/>
            <w:lang w:val="en-US"/>
          </w:rPr>
          <w:t xml:space="preserve">urements may therefore reveal </w:t>
        </w:r>
        <w:proofErr w:type="spellStart"/>
        <w:r>
          <w:rPr>
            <w:rFonts w:ascii="Arial" w:hAnsi="Arial" w:cs="Arial"/>
            <w:lang w:val="en-US"/>
          </w:rPr>
          <w:t>behavioural</w:t>
        </w:r>
        <w:proofErr w:type="spellEnd"/>
        <w:r>
          <w:rPr>
            <w:rFonts w:ascii="Arial" w:hAnsi="Arial" w:cs="Arial"/>
            <w:lang w:val="en-US"/>
          </w:rPr>
          <w:t xml:space="preserve"> trajectories that are not apparent from conventional endpoint assays. Critically, they also provide the opportunity to ask whether spontaneous </w:t>
        </w:r>
        <w:proofErr w:type="spellStart"/>
        <w:r>
          <w:rPr>
            <w:rFonts w:ascii="Arial" w:hAnsi="Arial" w:cs="Arial"/>
            <w:lang w:val="en-US"/>
          </w:rPr>
          <w:t>behaviour</w:t>
        </w:r>
        <w:proofErr w:type="spellEnd"/>
        <w:r>
          <w:rPr>
            <w:rFonts w:ascii="Arial" w:hAnsi="Arial" w:cs="Arial"/>
            <w:lang w:val="en-US"/>
          </w:rPr>
          <w:t xml:space="preserve"> early during stress exposure </w:t>
        </w:r>
      </w:ins>
      <w:ins w:id="107" w:author="Pohl, Tobias" w:date="2026-10-05T14:21:00Z">
        <w:r>
          <w:rPr>
            <w:rFonts w:ascii="Arial" w:hAnsi="Arial" w:cs="Arial"/>
            <w:lang w:val="en-US"/>
          </w:rPr>
          <w:t>contains prospective information about an individual’s later phenotype. This distinction is important if resilience and susceptibility represent different trajectories of adaptation rather than fixed states that become apparent only after stress has end</w:t>
        </w:r>
      </w:ins>
      <w:ins w:id="108" w:author="Pohl, Tobias" w:date="2026-10-05T14:22:00Z">
        <w:r>
          <w:rPr>
            <w:rFonts w:ascii="Arial" w:hAnsi="Arial" w:cs="Arial"/>
            <w:lang w:val="en-US"/>
          </w:rPr>
          <w:t>ed.</w:t>
        </w:r>
      </w:ins>
      <w:del w:id="109" w:author="Pohl, Tobias" w:date="2026-10-05T14:22:00Z">
        <w:r w:rsidR="006E0311" w:rsidRPr="005752A5" w:rsidDel="00FE449D">
          <w:rPr>
            <w:rFonts w:ascii="Arial" w:hAnsi="Arial" w:cs="Arial"/>
            <w:highlight w:val="yellow"/>
            <w:lang w:val="en-US"/>
          </w:rPr>
          <w:delText>While some other symptoms such as anhedonia are present in both men and women, the sex differences in the symptomology are striking in humans, and deserve a closer look in animal models, which historically are more tailored to male responses and less towards female symptomology, potentially missing and thereby excluding the proper analysis of females</w:delText>
        </w:r>
        <w:r w:rsidR="00477243" w:rsidRPr="005752A5" w:rsidDel="00FE449D">
          <w:rPr>
            <w:rFonts w:ascii="Arial" w:hAnsi="Arial" w:cs="Arial"/>
            <w:lang w:val="en-US"/>
          </w:rPr>
          <w:delText xml:space="preserve"> </w:delText>
        </w:r>
        <w:r w:rsidR="006E0311" w:rsidRPr="005752A5" w:rsidDel="00FE449D">
          <w:rPr>
            <w:rFonts w:ascii="Arial" w:hAnsi="Arial" w:cs="Arial"/>
            <w:lang w:val="en-US"/>
          </w:rPr>
          <w:delText xml:space="preserve">. </w:delText>
        </w:r>
        <w:r w:rsidR="00BC712B" w:rsidRPr="005752A5" w:rsidDel="00FE449D">
          <w:rPr>
            <w:rFonts w:ascii="Arial" w:hAnsi="Arial" w:cs="Arial"/>
            <w:lang w:val="en-US"/>
          </w:rPr>
          <w:delText>From animal research, it is know</w:delText>
        </w:r>
        <w:r w:rsidR="00946134" w:rsidRPr="005752A5" w:rsidDel="00FE449D">
          <w:rPr>
            <w:rFonts w:ascii="Arial" w:hAnsi="Arial" w:cs="Arial"/>
            <w:lang w:val="en-US"/>
          </w:rPr>
          <w:delText>n</w:delText>
        </w:r>
        <w:r w:rsidR="00BC712B" w:rsidRPr="005752A5" w:rsidDel="00FE449D">
          <w:rPr>
            <w:rFonts w:ascii="Arial" w:hAnsi="Arial" w:cs="Arial"/>
            <w:lang w:val="en-US"/>
          </w:rPr>
          <w:delText xml:space="preserve"> that both male and female mice show individual and distin</w:delText>
        </w:r>
        <w:r w:rsidR="00207A97" w:rsidRPr="005752A5" w:rsidDel="00FE449D">
          <w:rPr>
            <w:rFonts w:ascii="Arial" w:hAnsi="Arial" w:cs="Arial"/>
            <w:lang w:val="en-US"/>
          </w:rPr>
          <w:delText>ct</w:delText>
        </w:r>
        <w:r w:rsidR="00BC712B" w:rsidRPr="005752A5" w:rsidDel="00FE449D">
          <w:rPr>
            <w:rFonts w:ascii="Arial" w:hAnsi="Arial" w:cs="Arial"/>
            <w:lang w:val="en-US"/>
          </w:rPr>
          <w:delText xml:space="preserve"> phenotypes in several different behavioral tests and also following stress. Depending on the stimuli or the underlying salience and valence of a stimulus, males and female might react differently. This is especially true for the assessment of phenotypes that are related to stress-dependent behavioral alterations. Therefore, differentiating the analyses between males and females and integrating not just one test in the assessment of the impact of chronic stress is important.</w:delText>
        </w:r>
      </w:del>
    </w:p>
    <w:p w14:paraId="0D636570" w14:textId="4B28C706" w:rsidR="00697A50" w:rsidRDefault="00697A50" w:rsidP="00FE449D">
      <w:pPr>
        <w:spacing w:line="360" w:lineRule="auto"/>
        <w:rPr>
          <w:ins w:id="110" w:author="Pohl, Tobias" w:date="2026-10-05T14:29:00Z"/>
          <w:rFonts w:ascii="Arial" w:hAnsi="Arial" w:cs="Arial"/>
          <w:lang w:val="en-US"/>
        </w:rPr>
      </w:pPr>
      <w:ins w:id="111" w:author="Pohl, Tobias" w:date="2026-10-05T14:25:00Z">
        <w:r>
          <w:rPr>
            <w:rFonts w:ascii="Arial" w:hAnsi="Arial" w:cs="Arial"/>
            <w:lang w:val="en-US"/>
          </w:rPr>
          <w:t>The molecular consequences of chronic stress are similarly heterogenous. Stress-induced changes differ between brain regions, cell populations, and cellula</w:t>
        </w:r>
      </w:ins>
      <w:ins w:id="112" w:author="Pohl, Tobias" w:date="2026-10-05T14:26:00Z">
        <w:r>
          <w:rPr>
            <w:rFonts w:ascii="Arial" w:hAnsi="Arial" w:cs="Arial"/>
            <w:lang w:val="en-US"/>
          </w:rPr>
          <w:t xml:space="preserve">r compartments, yet many molecular studies of stress outcomes have relied on bulk tissue measurements that average across this anatomical organization (refs). The hippocampus is particularly </w:t>
        </w:r>
      </w:ins>
      <w:ins w:id="113" w:author="Pohl, Tobias" w:date="2026-10-05T14:27:00Z">
        <w:r>
          <w:rPr>
            <w:rFonts w:ascii="Arial" w:hAnsi="Arial" w:cs="Arial"/>
            <w:lang w:val="en-US"/>
          </w:rPr>
          <w:t xml:space="preserve">relevant in this context because of its involvement in stress regulation, memory and </w:t>
        </w:r>
        <w:proofErr w:type="spellStart"/>
        <w:r>
          <w:rPr>
            <w:rFonts w:ascii="Arial" w:hAnsi="Arial" w:cs="Arial"/>
            <w:lang w:val="en-US"/>
          </w:rPr>
          <w:t>behavioural</w:t>
        </w:r>
        <w:proofErr w:type="spellEnd"/>
        <w:r>
          <w:rPr>
            <w:rFonts w:ascii="Arial" w:hAnsi="Arial" w:cs="Arial"/>
            <w:lang w:val="en-US"/>
          </w:rPr>
          <w:t xml:space="preserve"> adaptation, and because subregions and cellular compartments differ substantially in organization and function</w:t>
        </w:r>
      </w:ins>
      <w:ins w:id="114" w:author="Pohl, Tobias" w:date="2026-10-05T14:28:00Z">
        <w:r>
          <w:rPr>
            <w:rFonts w:ascii="Arial" w:hAnsi="Arial" w:cs="Arial"/>
            <w:lang w:val="en-US"/>
          </w:rPr>
          <w:t xml:space="preserve"> (refs). Spatially resolved molecular profiling therefore offers the possibility of distinguishing broadly shared </w:t>
        </w:r>
        <w:proofErr w:type="spellStart"/>
        <w:r>
          <w:rPr>
            <w:rFonts w:ascii="Arial" w:hAnsi="Arial" w:cs="Arial"/>
            <w:lang w:val="en-US"/>
          </w:rPr>
          <w:t>reponses</w:t>
        </w:r>
        <w:proofErr w:type="spellEnd"/>
        <w:r>
          <w:rPr>
            <w:rFonts w:ascii="Arial" w:hAnsi="Arial" w:cs="Arial"/>
            <w:lang w:val="en-US"/>
          </w:rPr>
          <w:t xml:space="preserve"> to stress from molecular alterations associated with </w:t>
        </w:r>
        <w:r>
          <w:rPr>
            <w:rFonts w:ascii="Arial" w:hAnsi="Arial" w:cs="Arial"/>
            <w:lang w:val="en-US"/>
          </w:rPr>
          <w:lastRenderedPageBreak/>
          <w:t xml:space="preserve">resilient or susceptible outcomes, while preserving the anatomical context in </w:t>
        </w:r>
      </w:ins>
      <w:ins w:id="115" w:author="Pohl, Tobias" w:date="2026-10-05T14:29:00Z">
        <w:r>
          <w:rPr>
            <w:rFonts w:ascii="Arial" w:hAnsi="Arial" w:cs="Arial"/>
            <w:lang w:val="en-US"/>
          </w:rPr>
          <w:t xml:space="preserve">which these changes occur. </w:t>
        </w:r>
      </w:ins>
    </w:p>
    <w:p w14:paraId="76681CC6" w14:textId="18EBA98D" w:rsidR="00697A50" w:rsidRPr="005752A5" w:rsidRDefault="00697A50">
      <w:pPr>
        <w:spacing w:line="360" w:lineRule="auto"/>
        <w:rPr>
          <w:rFonts w:ascii="Arial" w:hAnsi="Arial" w:cs="Arial"/>
          <w:lang w:val="en-US"/>
        </w:rPr>
      </w:pPr>
      <w:ins w:id="116" w:author="Pohl, Tobias" w:date="2026-10-05T14:29:00Z">
        <w:r>
          <w:rPr>
            <w:rFonts w:ascii="Arial" w:hAnsi="Arial" w:cs="Arial"/>
            <w:lang w:val="en-US"/>
          </w:rPr>
          <w:t xml:space="preserve">Here, we combined multidimensional behavioral and physiological phenotyping with longitudinal automated </w:t>
        </w:r>
        <w:proofErr w:type="spellStart"/>
        <w:r>
          <w:rPr>
            <w:rFonts w:ascii="Arial" w:hAnsi="Arial" w:cs="Arial"/>
            <w:lang w:val="en-US"/>
          </w:rPr>
          <w:t>homecage</w:t>
        </w:r>
        <w:proofErr w:type="spellEnd"/>
        <w:r>
          <w:rPr>
            <w:rFonts w:ascii="Arial" w:hAnsi="Arial" w:cs="Arial"/>
            <w:lang w:val="en-US"/>
          </w:rPr>
          <w:t xml:space="preserve"> monitoring and spatially resolved proteomics in male and female mice exposed to adolescent social insta</w:t>
        </w:r>
      </w:ins>
      <w:ins w:id="117" w:author="Pohl, Tobias" w:date="2026-10-05T14:30:00Z">
        <w:r>
          <w:rPr>
            <w:rFonts w:ascii="Arial" w:hAnsi="Arial" w:cs="Arial"/>
            <w:lang w:val="en-US"/>
          </w:rPr>
          <w:t>bility stress</w:t>
        </w:r>
      </w:ins>
      <w:ins w:id="118" w:author="Pohl, Tobias" w:date="2026-10-14T13:48:00Z">
        <w:r w:rsidR="009E0C37">
          <w:rPr>
            <w:rFonts w:ascii="Arial" w:hAnsi="Arial" w:cs="Arial"/>
            <w:lang w:val="en-US"/>
          </w:rPr>
          <w:t xml:space="preserve"> (SIS)</w:t>
        </w:r>
      </w:ins>
      <w:ins w:id="119" w:author="Pohl, Tobias" w:date="2026-10-05T14:30:00Z">
        <w:r>
          <w:rPr>
            <w:rFonts w:ascii="Arial" w:hAnsi="Arial" w:cs="Arial"/>
            <w:lang w:val="en-US"/>
          </w:rPr>
          <w:t xml:space="preserve">. We asked whether </w:t>
        </w:r>
        <w:proofErr w:type="spellStart"/>
        <w:r>
          <w:rPr>
            <w:rFonts w:ascii="Arial" w:hAnsi="Arial" w:cs="Arial"/>
            <w:lang w:val="en-US"/>
          </w:rPr>
          <w:t>behavioural</w:t>
        </w:r>
        <w:proofErr w:type="spellEnd"/>
        <w:r>
          <w:rPr>
            <w:rFonts w:ascii="Arial" w:hAnsi="Arial" w:cs="Arial"/>
            <w:lang w:val="en-US"/>
          </w:rPr>
          <w:t xml:space="preserve"> features associated with subsequent resilience and susceptibility can be detected from the earliest stages of stress exposure, how </w:t>
        </w:r>
        <w:proofErr w:type="spellStart"/>
        <w:r>
          <w:rPr>
            <w:rFonts w:ascii="Arial" w:hAnsi="Arial" w:cs="Arial"/>
            <w:lang w:val="en-US"/>
          </w:rPr>
          <w:t>behavioural</w:t>
        </w:r>
        <w:proofErr w:type="spellEnd"/>
        <w:r>
          <w:rPr>
            <w:rFonts w:ascii="Arial" w:hAnsi="Arial" w:cs="Arial"/>
            <w:lang w:val="en-US"/>
          </w:rPr>
          <w:t xml:space="preserve"> organization changes over repeated exposure</w:t>
        </w:r>
      </w:ins>
      <w:ins w:id="120" w:author="Pohl, Tobias" w:date="2026-10-05T14:31:00Z">
        <w:r>
          <w:rPr>
            <w:rFonts w:ascii="Arial" w:hAnsi="Arial" w:cs="Arial"/>
            <w:lang w:val="en-US"/>
          </w:rPr>
          <w:t>, and how later stress outcome is associated with molecular remodeling across hippocampal regions and cellular compartments. This framework allowed us to examine resilience and susceptibility</w:t>
        </w:r>
      </w:ins>
      <w:ins w:id="121" w:author="Pohl, Tobias" w:date="2026-10-05T14:32:00Z">
        <w:r>
          <w:rPr>
            <w:rFonts w:ascii="Arial" w:hAnsi="Arial" w:cs="Arial"/>
            <w:lang w:val="en-US"/>
          </w:rPr>
          <w:t xml:space="preserve"> as temporally developing </w:t>
        </w:r>
        <w:proofErr w:type="spellStart"/>
        <w:r>
          <w:rPr>
            <w:rFonts w:ascii="Arial" w:hAnsi="Arial" w:cs="Arial"/>
            <w:lang w:val="en-US"/>
          </w:rPr>
          <w:t>behavioural</w:t>
        </w:r>
        <w:proofErr w:type="spellEnd"/>
        <w:r>
          <w:rPr>
            <w:rFonts w:ascii="Arial" w:hAnsi="Arial" w:cs="Arial"/>
            <w:lang w:val="en-US"/>
          </w:rPr>
          <w:t xml:space="preserve"> and molecular trajectories rather than solely as phenotypes defined at the end of stress exposure.</w:t>
        </w:r>
      </w:ins>
    </w:p>
    <w:p w14:paraId="70790D0F" w14:textId="70AD8642" w:rsidR="006E0311" w:rsidRPr="005752A5" w:rsidDel="00FE449D" w:rsidRDefault="00D273DC" w:rsidP="00EA5C96">
      <w:pPr>
        <w:spacing w:line="360" w:lineRule="auto"/>
        <w:rPr>
          <w:del w:id="122" w:author="Pohl, Tobias" w:date="2026-10-05T14:22:00Z"/>
          <w:rFonts w:ascii="Arial" w:hAnsi="Arial" w:cs="Arial"/>
          <w:lang w:val="en-US"/>
        </w:rPr>
      </w:pPr>
      <w:del w:id="123" w:author="Pohl, Tobias" w:date="2026-10-05T14:22:00Z">
        <w:r w:rsidRPr="005752A5" w:rsidDel="00FE449D">
          <w:rPr>
            <w:rFonts w:ascii="Arial" w:hAnsi="Arial" w:cs="Arial"/>
            <w:lang w:val="en-US"/>
          </w:rPr>
          <w:delText>To investigate the basis of the effects of stress and the underlying biology of stress resilience, research has turned towards animal models since they provide a suitable basis for several genetic and environmental modification to elucidate factors contributing to the development of symptoms associated with psychiatric disorders in humans. Currently, the major classification and analysis of animal models of depression relies on the performance of individuals in single tests, in order to define whether a stress paradigm elicited the desired effect on the animal models. However, since, at least in humans, depression and its symptoms can be multifaceted, there is a need to also capture the potential multifaceted responses and symptoms following stressor exposure in animal models to define a depressive-like score, mimicking the human assessment of depression using for example the Hamilton scale. This way, it is possible to define individual animals as resilient or susceptible following stressor exposure based on a multi-</w:delText>
        </w:r>
        <w:r w:rsidR="006E0311" w:rsidRPr="005752A5" w:rsidDel="00FE449D">
          <w:rPr>
            <w:rFonts w:ascii="Arial" w:hAnsi="Arial" w:cs="Arial"/>
            <w:lang w:val="en-US"/>
          </w:rPr>
          <w:delText xml:space="preserve">factor assessment approach. </w:delText>
        </w:r>
      </w:del>
    </w:p>
    <w:p w14:paraId="4D0A6A9B" w14:textId="10CDB3F9" w:rsidR="00BC712B" w:rsidRPr="005752A5" w:rsidDel="00FE449D" w:rsidRDefault="00BC712B" w:rsidP="00EA5C96">
      <w:pPr>
        <w:spacing w:line="360" w:lineRule="auto"/>
        <w:rPr>
          <w:del w:id="124" w:author="Pohl, Tobias" w:date="2026-10-05T14:22:00Z"/>
          <w:rFonts w:ascii="Arial" w:hAnsi="Arial" w:cs="Arial"/>
          <w:lang w:val="en-US"/>
        </w:rPr>
      </w:pPr>
      <w:del w:id="125" w:author="Pohl, Tobias" w:date="2026-10-05T14:22:00Z">
        <w:r w:rsidRPr="005752A5" w:rsidDel="00FE449D">
          <w:rPr>
            <w:rFonts w:ascii="Arial" w:hAnsi="Arial" w:cs="Arial"/>
            <w:lang w:val="en-US"/>
          </w:rPr>
          <w:delText>Moreover, using typical behavioral testing, even with acclimatization to the experimental setup</w:delText>
        </w:r>
        <w:r w:rsidR="00530998" w:rsidRPr="005752A5" w:rsidDel="00FE449D">
          <w:rPr>
            <w:rFonts w:ascii="Arial" w:hAnsi="Arial" w:cs="Arial"/>
            <w:lang w:val="en-US"/>
          </w:rPr>
          <w:delText>,</w:delText>
        </w:r>
        <w:r w:rsidRPr="005752A5" w:rsidDel="00FE449D">
          <w:rPr>
            <w:rFonts w:ascii="Arial" w:hAnsi="Arial" w:cs="Arial"/>
            <w:lang w:val="en-US"/>
          </w:rPr>
          <w:delText xml:space="preserve"> activates the HPA axis in animals, leading to stress responses which can affect natural behavior. On the one hand, this </w:delText>
        </w:r>
        <w:r w:rsidR="00530998" w:rsidRPr="005752A5" w:rsidDel="00FE449D">
          <w:rPr>
            <w:rFonts w:ascii="Arial" w:hAnsi="Arial" w:cs="Arial"/>
            <w:lang w:val="en-US"/>
          </w:rPr>
          <w:delText>stress response activation</w:delText>
        </w:r>
        <w:r w:rsidRPr="005752A5" w:rsidDel="00FE449D">
          <w:rPr>
            <w:rFonts w:ascii="Arial" w:hAnsi="Arial" w:cs="Arial"/>
            <w:lang w:val="en-US"/>
          </w:rPr>
          <w:delText xml:space="preserve"> can be useful to catch individuals which have higher activation of the stress response and therefore show most severe phenotypes, also its similar to assessments in humans, which by their very nature can also be stressful, but it does not allow to study the behavior under normal, non-stressed conditions. For this, homecage phenotyping has be pivotal in the past with many different systems being developed based on either </w:delText>
        </w:r>
        <w:r w:rsidR="00946134" w:rsidRPr="005752A5" w:rsidDel="00FE449D">
          <w:rPr>
            <w:rFonts w:ascii="Arial" w:hAnsi="Arial" w:cs="Arial"/>
            <w:lang w:val="en-US"/>
          </w:rPr>
          <w:delText>color</w:delText>
        </w:r>
        <w:r w:rsidRPr="005752A5" w:rsidDel="00FE449D">
          <w:rPr>
            <w:rFonts w:ascii="Arial" w:hAnsi="Arial" w:cs="Arial"/>
            <w:lang w:val="en-US"/>
          </w:rPr>
          <w:delText xml:space="preserve"> recognition of animals using video cameras or RFID-based tracking, or a combination of both RFID tracking and animal pose-assisted analysis of behavior. Since stress disorders in humans often include changes and alterations of the wake-sleep rhythm and differences in daily activity levels, a simple approach by just measuring the activity of individuals seems to be promising and useful in order to gather more information that can be linked to homecage behavior, supporting findings from classical behavioral testing. </w:delText>
        </w:r>
      </w:del>
    </w:p>
    <w:p w14:paraId="32E72246" w14:textId="16284B71" w:rsidR="00CB0E87" w:rsidRPr="005752A5" w:rsidDel="00FE449D" w:rsidRDefault="00BC712B" w:rsidP="00CB0E87">
      <w:pPr>
        <w:spacing w:line="360" w:lineRule="auto"/>
        <w:rPr>
          <w:del w:id="126" w:author="Pohl, Tobias" w:date="2026-10-05T14:22:00Z"/>
          <w:rFonts w:ascii="Arial" w:hAnsi="Arial" w:cs="Arial"/>
          <w:lang w:val="en-US"/>
        </w:rPr>
      </w:pPr>
      <w:del w:id="127" w:author="Pohl, Tobias" w:date="2026-10-05T14:22:00Z">
        <w:r w:rsidRPr="005752A5" w:rsidDel="00FE449D">
          <w:rPr>
            <w:rFonts w:ascii="Arial" w:hAnsi="Arial" w:cs="Arial"/>
            <w:lang w:val="en-US"/>
          </w:rPr>
          <w:delText xml:space="preserve">Additionally, the incorporation of the home cage behavior will also add the potential to relatively early measure and analyze animals behavioral alterations relatively early on and also </w:delText>
        </w:r>
        <w:r w:rsidR="00A21701" w:rsidRPr="005752A5" w:rsidDel="00FE449D">
          <w:rPr>
            <w:rFonts w:ascii="Arial" w:hAnsi="Arial" w:cs="Arial"/>
            <w:lang w:val="en-US"/>
          </w:rPr>
          <w:delText xml:space="preserve">help to differentiate resilient and susceptible animals based on their homecage activity levels. This way, potentially early on identifying the differences of animals, and whether they are already present before or at the beginning of the stress paradigm might help deciphering the impact of biological or environmental causes on later on observed behaviors and alterations. </w:delText>
        </w:r>
      </w:del>
    </w:p>
    <w:p w14:paraId="23051EC2" w14:textId="66498F23" w:rsidR="00A21701" w:rsidRPr="005752A5" w:rsidDel="00697A50" w:rsidRDefault="00CB0E87" w:rsidP="00EA5C96">
      <w:pPr>
        <w:spacing w:line="360" w:lineRule="auto"/>
        <w:rPr>
          <w:del w:id="128" w:author="Pohl, Tobias" w:date="2026-10-05T14:33:00Z"/>
          <w:rFonts w:ascii="Arial" w:hAnsi="Arial" w:cs="Arial"/>
          <w:lang w:val="en-US"/>
        </w:rPr>
      </w:pPr>
      <w:del w:id="129" w:author="Pohl, Tobias" w:date="2026-10-05T14:33:00Z">
        <w:r w:rsidRPr="005752A5" w:rsidDel="00697A50">
          <w:rPr>
            <w:rFonts w:ascii="Arial" w:hAnsi="Arial" w:cs="Arial"/>
            <w:lang w:val="en-US"/>
          </w:rPr>
          <w:delText>Among the most commonly used models for chronic stress is chronic social defeat stress</w:delText>
        </w:r>
        <w:r w:rsidRPr="005752A5" w:rsidDel="00697A50">
          <w:rPr>
            <w:rFonts w:ascii="Arial" w:hAnsi="Arial" w:cs="Arial"/>
            <w:lang w:val="en-US"/>
          </w:rPr>
          <w:fldChar w:fldCharType="begin"/>
        </w:r>
        <w:r w:rsidR="00EA711D" w:rsidRPr="005752A5" w:rsidDel="00697A50">
          <w:rPr>
            <w:rFonts w:ascii="Arial" w:hAnsi="Arial" w:cs="Arial"/>
            <w:lang w:val="en-US"/>
          </w:rPr>
          <w:delInstrText xml:space="preserve"> ADDIN ZOTERO_ITEM CSL_CITATION {"citationID":"a4hY3mIM","properties":{"formattedCitation":"\\super 4,13\\nosupersub{}","plainCitation":"4,13","noteIndex":0},"citationItems":[{"id":1242,"uris":["http://zotero.org/users/9621701/items/KWQLK9D3"],"itemData":{"id":1242,"type":"article-journal","abstract":"Major depression encompasses heterogeneous disorders in humans that are associated with abnormalities in reward-related brain structures such as the nucleus accumbens, prefrontal cortex, amygdala and hippocampus. Changes in the activity and functional connectivity of these sites leads to abnormalities in the perception and interpretation of reward valence, in the motivation for rewards, and in subsequent decision-making.Recent drug development efforts and other new treatment approaches such as deep brain stimulation offer the potential to more effectively treat depression. However, the field still faces major difficulties. The heterogeneity of depression symptoms suggests that its aetiology is diverse, there are still no known or accepted biomarkers to diagnose major depression — let alone its many subtypes — and promising new treatments have yet to gain approval by the US Food and Drug Administration (FDA).Increasing evidence indicates that precipitating factors such as chronic stress induce changes in the functional connectivity within the brain's reward regions, and that such changes mediate reward-related depression-like behavioural symptoms in animal models, including social avoidance and anhedonia. The molecular and cellular bases of these behavioural abnormalities include changes in glutamatergic and GABAergic synaptic plasticity, dopamine neuron excitability, epigenetic and transcriptional mechanisms, and neurotrophic factors.The nucleus accumbens is central in processing and responding to rewarding and aversive stimuli. It has been extensively implicated in reward-related behavioural abnormalities that characterize depression and associated syndromes. Chronic exposure to stress alters gene expression patterns in and the morphology (and ultimately the functional activity and connectivity) of nucleus accumbens neurons — neuroadaptations that contribute importantly to depression-like behaviours.Advanced experimental tools, such as inducible mutations in mice, virus-mediated gene transfer and optogenetics, have made it possible for the first time to directly delineate the role of specific proteins acting within specific cell types within reward-related brain structures in mediating depression-like behavioural abnormalities in animal models. For example, medium spiny neurons (MSNs) that predominantly express D1 dopamine receptors have a very different effect on reward from MSNs that predominantly express D2 dopamine receptors.It will be important for future studies to examine the molecular and cellular underpinnings of depression-like behaviours in females. Depression is twice as likely to occur in women than in men, but animal studies have mostly been conducted in males. There is evidence that females use different cognitive strategies, exhibit increased stress sensitivity and show variations in reward-related behaviours throughout the oestrus cycle that may render them more sensitive to the deleterious effects of stress.","container-title":"Nature Reviews Neuroscience","DOI":"10.1038/nrn3381","ISSN":"1471-0048","issue":"9","journalAbbreviation":"Nat Rev Neurosci","language":"en","license":"2013 Springer Nature Limited","note":"publisher: Nature Publishing Group","page":"609-625","source":"www.nature.com","title":"The brain reward circuitry in mood disorders","volume":"14","author":[{"family":"Russo","given":"Scott J."},{"family":"Nestler","given":"Eric J."}],"issued":{"date-parts":[["2013",9]]}}},{"id":1241,"uris":["http://zotero.org/users/9621701/items/KR5PV3F4"],"itemData":{"id":1241,"type":"article-journal","abstract":"A major impediment to novel drug development has been the paucity of animal models that accurately reflect symptoms of affective disorders. In animal models, prolonged social stress has proven to be useful in understanding the molecular mechanisms underlying affective-like disorders. When considering experimental approaches for studying depression, social defeat stress, in particular, has been shown to have excellent etiological, predictive, discriminative and face validity. Described here is a protocol whereby C57BL/6J mice that are repeatedly subjected to bouts of social defeat by a larger and aggressive CD-1 mouse results in the development of a clear depressive-like syndrome, characterized by enduring deficits in social interactions. Specifically, the protocol consists of three important stages, beginning with the selection of aggressive CD-1 mice, followed by agonistic social confrontations between the CD-1 and C57BL/6J mice, and concluding with the confirmation of social avoidance in subordinate C57BL/6J mice. The automated detection of social avoidance allows a marked increase in throughput, reproducibility and quantitative analysis. This protocol is highly adaptable, but in its most common form it requires 3–4 weeks for completion.","container-title":"Nature Protocols","DOI":"10.1038/nprot.2011.361","ISSN":"1750-2799","issue":"8","journalAbbreviation":"Nat Protoc","language":"en","license":"2011 Springer Nature Limited","note":"publisher: Nature Publishing Group","page":"1183-1191","source":"www.nature.com","title":"A standardized protocol for repeated social defeat stress in mice","volume":"6","author":[{"family":"Golden","given":"Sam A."},{"family":"Covington","given":"Herbert E."},{"family":"Berton","given":"Olivier"},{"family":"Russo","given":"Scott J."}],"issued":{"date-parts":[["2011",8]]}}}],"schema":"https://github.com/citation-style-language/schema/raw/master/csl-citation.json"} </w:delInstrText>
        </w:r>
        <w:r w:rsidRPr="005752A5" w:rsidDel="00697A50">
          <w:rPr>
            <w:rFonts w:ascii="Arial" w:hAnsi="Arial" w:cs="Arial"/>
            <w:lang w:val="en-US"/>
          </w:rPr>
          <w:fldChar w:fldCharType="separate"/>
        </w:r>
        <w:r w:rsidR="00EA711D" w:rsidRPr="005752A5" w:rsidDel="00697A50">
          <w:rPr>
            <w:rFonts w:ascii="Arial" w:hAnsi="Arial" w:cs="Arial"/>
            <w:szCs w:val="24"/>
            <w:vertAlign w:val="superscript"/>
            <w:lang w:val="en-US"/>
          </w:rPr>
          <w:delText>4,13</w:delText>
        </w:r>
        <w:r w:rsidRPr="005752A5" w:rsidDel="00697A50">
          <w:rPr>
            <w:rFonts w:ascii="Arial" w:hAnsi="Arial" w:cs="Arial"/>
            <w:lang w:val="en-US"/>
          </w:rPr>
          <w:fldChar w:fldCharType="end"/>
        </w:r>
        <w:r w:rsidRPr="005752A5" w:rsidDel="00697A50">
          <w:rPr>
            <w:rFonts w:ascii="Arial" w:hAnsi="Arial" w:cs="Arial"/>
            <w:lang w:val="en-US"/>
          </w:rPr>
          <w:delText>. However, less is known about the impact of social instability stress (SIS) on behavioral phenotypes and molecular pathways. Since adolescents are especially vulnerable to chronic stress, due to the fact that the brain is still developing at that time (Romeo &amp; McEwen, 2006).</w:delText>
        </w:r>
      </w:del>
    </w:p>
    <w:p w14:paraId="1AD51693" w14:textId="3F6C4CD1" w:rsidR="00A21701" w:rsidRPr="005752A5" w:rsidDel="00697A50" w:rsidRDefault="00A21701">
      <w:pPr>
        <w:spacing w:line="360" w:lineRule="auto"/>
        <w:rPr>
          <w:del w:id="130" w:author="Pohl, Tobias" w:date="2026-10-05T14:33:00Z"/>
          <w:rFonts w:ascii="Arial" w:hAnsi="Arial" w:cs="Arial"/>
          <w:lang w:val="en-US"/>
        </w:rPr>
      </w:pPr>
      <w:del w:id="131" w:author="Pohl, Tobias" w:date="2026-10-05T14:33:00Z">
        <w:r w:rsidRPr="005752A5" w:rsidDel="00697A50">
          <w:rPr>
            <w:rFonts w:ascii="Arial" w:hAnsi="Arial" w:cs="Arial"/>
            <w:lang w:val="en-US"/>
          </w:rPr>
          <w:delText xml:space="preserve">Also, regarding the analysis of susceptible and resilient animals, some studies did already show that there is an importance of the inclusion of additionally the incorporation of the home cage behavior will also add the potentially to relatively </w:delText>
        </w:r>
        <w:r w:rsidR="00946134" w:rsidRPr="005752A5" w:rsidDel="00697A50">
          <w:rPr>
            <w:rFonts w:ascii="Arial" w:hAnsi="Arial" w:cs="Arial"/>
            <w:lang w:val="en-US"/>
          </w:rPr>
          <w:delText>early</w:delText>
        </w:r>
        <w:r w:rsidRPr="005752A5" w:rsidDel="00697A50">
          <w:rPr>
            <w:rFonts w:ascii="Arial" w:hAnsi="Arial" w:cs="Arial"/>
            <w:lang w:val="en-US"/>
          </w:rPr>
          <w:delText xml:space="preserve"> measure and analyze animals behavioral alterations </w:delText>
        </w:r>
        <w:r w:rsidR="004E57E0" w:rsidRPr="005752A5" w:rsidDel="00697A50">
          <w:rPr>
            <w:rFonts w:ascii="Arial" w:hAnsi="Arial" w:cs="Arial"/>
            <w:lang w:val="en-US"/>
          </w:rPr>
          <w:delText>relatively</w:delText>
        </w:r>
        <w:r w:rsidRPr="005752A5" w:rsidDel="00697A50">
          <w:rPr>
            <w:rFonts w:ascii="Arial" w:hAnsi="Arial" w:cs="Arial"/>
            <w:lang w:val="en-US"/>
          </w:rPr>
          <w:delText xml:space="preserve"> early on and also help the identification differentiate resilient and susceptible animals based on their hom</w:delText>
        </w:r>
        <w:r w:rsidR="004E57E0" w:rsidRPr="005752A5" w:rsidDel="00697A50">
          <w:rPr>
            <w:rFonts w:ascii="Arial" w:hAnsi="Arial" w:cs="Arial"/>
            <w:lang w:val="en-US"/>
          </w:rPr>
          <w:delText>e</w:delText>
        </w:r>
        <w:r w:rsidRPr="005752A5" w:rsidDel="00697A50">
          <w:rPr>
            <w:rFonts w:ascii="Arial" w:hAnsi="Arial" w:cs="Arial"/>
            <w:lang w:val="en-US"/>
          </w:rPr>
          <w:delText xml:space="preserve">cage behaviors. This way, potentially early on identifying the differences of animals and </w:delText>
        </w:r>
        <w:r w:rsidR="00946134" w:rsidRPr="005752A5" w:rsidDel="00697A50">
          <w:rPr>
            <w:rFonts w:ascii="Arial" w:hAnsi="Arial" w:cs="Arial"/>
            <w:lang w:val="en-US"/>
          </w:rPr>
          <w:delText>whether</w:delText>
        </w:r>
        <w:r w:rsidRPr="005752A5" w:rsidDel="00697A50">
          <w:rPr>
            <w:rFonts w:ascii="Arial" w:hAnsi="Arial" w:cs="Arial"/>
            <w:lang w:val="en-US"/>
          </w:rPr>
          <w:delText xml:space="preserve"> the are already present before or at the beginning of the stress paradigm might help deciphering the impact of biological or environmental </w:delText>
        </w:r>
        <w:r w:rsidR="004E57E0" w:rsidRPr="005752A5" w:rsidDel="00697A50">
          <w:rPr>
            <w:rFonts w:ascii="Arial" w:hAnsi="Arial" w:cs="Arial"/>
            <w:lang w:val="en-US"/>
          </w:rPr>
          <w:delText>c</w:delText>
        </w:r>
        <w:r w:rsidRPr="005752A5" w:rsidDel="00697A50">
          <w:rPr>
            <w:rFonts w:ascii="Arial" w:hAnsi="Arial" w:cs="Arial"/>
            <w:lang w:val="en-US"/>
          </w:rPr>
          <w:delText>auses on later in life observed beha</w:delText>
        </w:r>
        <w:r w:rsidR="004E57E0" w:rsidRPr="005752A5" w:rsidDel="00697A50">
          <w:rPr>
            <w:rFonts w:ascii="Arial" w:hAnsi="Arial" w:cs="Arial"/>
            <w:lang w:val="en-US"/>
          </w:rPr>
          <w:delText>v</w:delText>
        </w:r>
        <w:r w:rsidRPr="005752A5" w:rsidDel="00697A50">
          <w:rPr>
            <w:rFonts w:ascii="Arial" w:hAnsi="Arial" w:cs="Arial"/>
            <w:lang w:val="en-US"/>
          </w:rPr>
          <w:delText xml:space="preserve">ioral alterations. </w:delText>
        </w:r>
      </w:del>
    </w:p>
    <w:bookmarkEnd w:id="63"/>
    <w:p w14:paraId="6A7B669C" w14:textId="71C3277D" w:rsidR="001A668F" w:rsidRPr="005752A5" w:rsidDel="00697A50" w:rsidRDefault="00A21701">
      <w:pPr>
        <w:spacing w:line="360" w:lineRule="auto"/>
        <w:rPr>
          <w:del w:id="132" w:author="Pohl, Tobias" w:date="2026-10-05T14:33:00Z"/>
          <w:rFonts w:ascii="Arial" w:hAnsi="Arial" w:cs="Arial"/>
          <w:lang w:val="en-US"/>
        </w:rPr>
      </w:pPr>
      <w:del w:id="133" w:author="Pohl, Tobias" w:date="2026-10-05T14:33:00Z">
        <w:r w:rsidRPr="005752A5" w:rsidDel="00697A50">
          <w:rPr>
            <w:rFonts w:ascii="Arial" w:hAnsi="Arial" w:cs="Arial"/>
            <w:lang w:val="en-US"/>
          </w:rPr>
          <w:delText>In the current study we therefore aimed to answer the question of what underlying molecular mechanisms might be different in resilient vs susceptible animals and might contribute to the observed differences in phenotypes. For this we use a combination of multiple behavioral tests and multi omics approach within a stress-sensitive region of the brain, namely the hippocampu</w:delText>
        </w:r>
        <w:r w:rsidR="00946134" w:rsidRPr="005752A5" w:rsidDel="00697A50">
          <w:rPr>
            <w:rFonts w:ascii="Arial" w:hAnsi="Arial" w:cs="Arial"/>
            <w:lang w:val="en-US"/>
          </w:rPr>
          <w:delText>s</w:delText>
        </w:r>
        <w:r w:rsidRPr="005752A5" w:rsidDel="00697A50">
          <w:rPr>
            <w:rFonts w:ascii="Arial" w:hAnsi="Arial" w:cs="Arial"/>
            <w:lang w:val="en-US"/>
          </w:rPr>
          <w:delText>, involved in the regulation of both memory and cognition but also in general stress responses and social behavior.</w:delText>
        </w:r>
      </w:del>
    </w:p>
    <w:p w14:paraId="033BA781" w14:textId="75AFEAD8" w:rsidR="006A5538" w:rsidRDefault="006C784C" w:rsidP="00EA5C96">
      <w:pPr>
        <w:spacing w:line="360" w:lineRule="auto"/>
        <w:rPr>
          <w:rFonts w:ascii="Arial" w:hAnsi="Arial" w:cs="Arial"/>
          <w:b/>
          <w:bCs/>
          <w:lang w:val="en-US"/>
        </w:rPr>
      </w:pPr>
      <w:r w:rsidRPr="006C784C">
        <w:rPr>
          <w:rFonts w:ascii="Arial" w:hAnsi="Arial" w:cs="Arial"/>
          <w:b/>
          <w:bCs/>
          <w:lang w:val="en-US"/>
        </w:rPr>
        <w:t>Adolescent social instability produces heterogenous behavioral and physiological outcomes</w:t>
      </w:r>
    </w:p>
    <w:p w14:paraId="78D16889" w14:textId="726A9411" w:rsidR="006C784C" w:rsidRPr="00AA1903" w:rsidRDefault="00AA1903" w:rsidP="00EA5C96">
      <w:pPr>
        <w:spacing w:line="360" w:lineRule="auto"/>
        <w:rPr>
          <w:rFonts w:ascii="Arial" w:hAnsi="Arial" w:cs="Arial"/>
          <w:lang w:val="en-US"/>
        </w:rPr>
      </w:pPr>
      <w:r w:rsidRPr="00AA1903">
        <w:rPr>
          <w:rFonts w:ascii="Arial" w:hAnsi="Arial" w:cs="Arial"/>
          <w:lang w:val="en-US"/>
        </w:rPr>
        <w:t xml:space="preserve">To address the question whether </w:t>
      </w:r>
      <w:del w:id="134" w:author="Pohl, Tobias" w:date="2026-10-14T13:48:00Z">
        <w:r w:rsidDel="009E0C37">
          <w:rPr>
            <w:rFonts w:ascii="Arial" w:hAnsi="Arial" w:cs="Arial"/>
            <w:lang w:val="en-US"/>
          </w:rPr>
          <w:delText>social instability stress</w:delText>
        </w:r>
      </w:del>
      <w:ins w:id="135" w:author="Pohl, Tobias" w:date="2026-10-14T13:48:00Z">
        <w:r w:rsidR="009E0C37">
          <w:rPr>
            <w:rFonts w:ascii="Arial" w:hAnsi="Arial" w:cs="Arial"/>
            <w:lang w:val="en-US"/>
          </w:rPr>
          <w:t>SIS</w:t>
        </w:r>
      </w:ins>
      <w:r>
        <w:rPr>
          <w:rFonts w:ascii="Arial" w:hAnsi="Arial" w:cs="Arial"/>
          <w:lang w:val="en-US"/>
        </w:rPr>
        <w:t xml:space="preserve"> evokes individual-specific responses on the behavioral and physiological realm, we performed a battery of behavioral tests following the two-week social instability paradigm (Fig. 1a). Social instability induced a heterogenous response in both males and females. </w:t>
      </w:r>
      <w:r w:rsidR="00477B5E">
        <w:rPr>
          <w:rFonts w:ascii="Arial" w:hAnsi="Arial" w:cs="Arial"/>
          <w:lang w:val="en-US"/>
        </w:rPr>
        <w:t xml:space="preserve">Behavioral tests were automatically </w:t>
      </w:r>
      <w:proofErr w:type="spellStart"/>
      <w:r w:rsidR="00477B5E">
        <w:rPr>
          <w:rFonts w:ascii="Arial" w:hAnsi="Arial" w:cs="Arial"/>
          <w:lang w:val="en-US"/>
        </w:rPr>
        <w:t>analysed</w:t>
      </w:r>
      <w:proofErr w:type="spellEnd"/>
      <w:r w:rsidR="00477B5E">
        <w:rPr>
          <w:rFonts w:ascii="Arial" w:hAnsi="Arial" w:cs="Arial"/>
          <w:lang w:val="en-US"/>
        </w:rPr>
        <w:t xml:space="preserve"> using </w:t>
      </w:r>
      <w:proofErr w:type="spellStart"/>
      <w:r w:rsidR="00477B5E">
        <w:rPr>
          <w:rFonts w:ascii="Arial" w:hAnsi="Arial" w:cs="Arial"/>
          <w:lang w:val="en-US"/>
        </w:rPr>
        <w:t>SLEAPanalyzer</w:t>
      </w:r>
      <w:proofErr w:type="spellEnd"/>
      <w:r w:rsidR="00477B5E">
        <w:rPr>
          <w:rFonts w:ascii="Arial" w:hAnsi="Arial" w:cs="Arial"/>
          <w:lang w:val="en-US"/>
        </w:rPr>
        <w:t xml:space="preserve"> and showed high correlation with manually scored ground truth (</w:t>
      </w:r>
      <w:del w:id="136" w:author="Pohl, Tobias" w:date="2026-09-22T17:53:00Z">
        <w:r w:rsidR="00477B5E" w:rsidDel="007111B9">
          <w:rPr>
            <w:rFonts w:ascii="Arial" w:hAnsi="Arial" w:cs="Arial"/>
            <w:lang w:val="en-US"/>
          </w:rPr>
          <w:delText>Extended Data</w:delText>
        </w:r>
      </w:del>
      <w:ins w:id="137" w:author="Pohl, Tobias" w:date="2026-09-22T17:53:00Z">
        <w:r w:rsidR="007111B9">
          <w:rPr>
            <w:rFonts w:ascii="Arial" w:hAnsi="Arial" w:cs="Arial"/>
            <w:lang w:val="en-US"/>
          </w:rPr>
          <w:t>Supp.</w:t>
        </w:r>
      </w:ins>
      <w:r w:rsidR="00477B5E">
        <w:rPr>
          <w:rFonts w:ascii="Arial" w:hAnsi="Arial" w:cs="Arial"/>
          <w:lang w:val="en-US"/>
        </w:rPr>
        <w:t xml:space="preserve"> Fig. x).</w:t>
      </w:r>
      <w:ins w:id="138" w:author="Pohl, Tobias" w:date="2026-10-14T13:52:00Z">
        <w:r w:rsidR="009E0C37">
          <w:rPr>
            <w:rFonts w:ascii="Arial" w:hAnsi="Arial" w:cs="Arial"/>
            <w:lang w:val="en-US"/>
          </w:rPr>
          <w:t xml:space="preserve"> </w:t>
        </w:r>
      </w:ins>
    </w:p>
    <w:p w14:paraId="513E864B" w14:textId="1BC5E9B5" w:rsidR="006A5538" w:rsidRPr="005752A5" w:rsidRDefault="006A5538" w:rsidP="00EA5C96">
      <w:pPr>
        <w:spacing w:line="360" w:lineRule="auto"/>
        <w:rPr>
          <w:rFonts w:ascii="Arial" w:hAnsi="Arial" w:cs="Arial"/>
          <w:b/>
          <w:bCs/>
          <w:lang w:val="en-US"/>
        </w:rPr>
      </w:pPr>
      <w:r w:rsidRPr="005752A5">
        <w:rPr>
          <w:rFonts w:ascii="Arial" w:hAnsi="Arial" w:cs="Arial"/>
          <w:b/>
          <w:bCs/>
          <w:lang w:val="en-US"/>
        </w:rPr>
        <w:t xml:space="preserve">Early spontaneous home-cage activity </w:t>
      </w:r>
      <w:proofErr w:type="spellStart"/>
      <w:r w:rsidRPr="005752A5">
        <w:rPr>
          <w:rFonts w:ascii="Arial" w:hAnsi="Arial" w:cs="Arial"/>
          <w:b/>
          <w:bCs/>
          <w:lang w:val="en-US"/>
        </w:rPr>
        <w:t>predirct</w:t>
      </w:r>
      <w:proofErr w:type="spellEnd"/>
      <w:r w:rsidRPr="005752A5">
        <w:rPr>
          <w:rFonts w:ascii="Arial" w:hAnsi="Arial" w:cs="Arial"/>
          <w:b/>
          <w:bCs/>
          <w:lang w:val="en-US"/>
        </w:rPr>
        <w:t xml:space="preserve"> later composite stress outcome</w:t>
      </w:r>
    </w:p>
    <w:p w14:paraId="12A38A5E" w14:textId="6C72D45C" w:rsidR="005752A5" w:rsidRDefault="005752A5" w:rsidP="00EA5C96">
      <w:pPr>
        <w:spacing w:line="360" w:lineRule="auto"/>
        <w:rPr>
          <w:rFonts w:ascii="Arial" w:hAnsi="Arial" w:cs="Arial"/>
          <w:lang w:val="en-US"/>
        </w:rPr>
      </w:pPr>
      <w:r>
        <w:rPr>
          <w:rFonts w:ascii="Arial" w:hAnsi="Arial" w:cs="Arial"/>
          <w:lang w:val="en-US"/>
        </w:rPr>
        <w:t xml:space="preserve">Adolescent social instability </w:t>
      </w:r>
      <w:r w:rsidR="004E3C58">
        <w:rPr>
          <w:rFonts w:ascii="Arial" w:hAnsi="Arial" w:cs="Arial"/>
          <w:lang w:val="en-US"/>
        </w:rPr>
        <w:t>is driving responses and later o</w:t>
      </w:r>
      <w:r>
        <w:rPr>
          <w:rFonts w:ascii="Arial" w:hAnsi="Arial" w:cs="Arial"/>
          <w:lang w:val="en-US"/>
        </w:rPr>
        <w:t>utcomes that differ markedly between individuals</w:t>
      </w:r>
      <w:ins w:id="139" w:author="Pohl, Tobias" w:date="2026-09-29T17:42:00Z">
        <w:r w:rsidR="005F6A92">
          <w:rPr>
            <w:rFonts w:ascii="Arial" w:hAnsi="Arial" w:cs="Arial"/>
            <w:lang w:val="en-US"/>
          </w:rPr>
          <w:t>.</w:t>
        </w:r>
      </w:ins>
      <w:del w:id="140" w:author="Pohl, Tobias" w:date="2026-09-29T17:42:00Z">
        <w:r w:rsidDel="005F6A92">
          <w:rPr>
            <w:rFonts w:ascii="Arial" w:hAnsi="Arial" w:cs="Arial"/>
            <w:lang w:val="en-US"/>
          </w:rPr>
          <w:delText>,</w:delText>
        </w:r>
      </w:del>
      <w:r>
        <w:rPr>
          <w:rFonts w:ascii="Arial" w:hAnsi="Arial" w:cs="Arial"/>
          <w:lang w:val="en-US"/>
        </w:rPr>
        <w:t xml:space="preserve"> </w:t>
      </w:r>
      <w:del w:id="141" w:author="Pohl, Tobias" w:date="2026-09-29T17:43:00Z">
        <w:r w:rsidDel="005F6A92">
          <w:rPr>
            <w:rFonts w:ascii="Arial" w:hAnsi="Arial" w:cs="Arial"/>
            <w:lang w:val="en-US"/>
          </w:rPr>
          <w:delText>and the</w:delText>
        </w:r>
      </w:del>
      <w:ins w:id="142" w:author="Pohl, Tobias" w:date="2026-09-29T17:43:00Z">
        <w:r w:rsidR="005F6A92">
          <w:rPr>
            <w:rFonts w:ascii="Arial" w:hAnsi="Arial" w:cs="Arial"/>
            <w:lang w:val="en-US"/>
          </w:rPr>
          <w:t>The</w:t>
        </w:r>
      </w:ins>
      <w:r>
        <w:rPr>
          <w:rFonts w:ascii="Arial" w:hAnsi="Arial" w:cs="Arial"/>
          <w:lang w:val="en-US"/>
        </w:rPr>
        <w:t xml:space="preserve"> question </w:t>
      </w:r>
      <w:del w:id="143" w:author="Pohl, Tobias" w:date="2026-10-05T12:54:00Z">
        <w:r w:rsidDel="00D83366">
          <w:rPr>
            <w:rFonts w:ascii="Arial" w:hAnsi="Arial" w:cs="Arial"/>
            <w:lang w:val="en-US"/>
          </w:rPr>
          <w:delText xml:space="preserve">that </w:delText>
        </w:r>
        <w:r w:rsidR="004E3C58" w:rsidDel="00D83366">
          <w:rPr>
            <w:rFonts w:ascii="Arial" w:hAnsi="Arial" w:cs="Arial"/>
            <w:lang w:val="en-US"/>
          </w:rPr>
          <w:delText>this work</w:delText>
        </w:r>
      </w:del>
      <w:ins w:id="144" w:author="Pohl, Tobias" w:date="2026-10-05T12:54:00Z">
        <w:r w:rsidR="00D83366">
          <w:rPr>
            <w:rFonts w:ascii="Arial" w:hAnsi="Arial" w:cs="Arial"/>
            <w:lang w:val="en-US"/>
          </w:rPr>
          <w:t>we</w:t>
        </w:r>
      </w:ins>
      <w:r w:rsidR="004E3C58">
        <w:rPr>
          <w:rFonts w:ascii="Arial" w:hAnsi="Arial" w:cs="Arial"/>
          <w:lang w:val="en-US"/>
        </w:rPr>
        <w:t xml:space="preserve"> aim</w:t>
      </w:r>
      <w:del w:id="145" w:author="Pohl, Tobias" w:date="2026-10-05T12:54:00Z">
        <w:r w:rsidR="004E3C58" w:rsidDel="00D83366">
          <w:rPr>
            <w:rFonts w:ascii="Arial" w:hAnsi="Arial" w:cs="Arial"/>
            <w:lang w:val="en-US"/>
          </w:rPr>
          <w:delText>s</w:delText>
        </w:r>
      </w:del>
      <w:r w:rsidR="004E3C58">
        <w:rPr>
          <w:rFonts w:ascii="Arial" w:hAnsi="Arial" w:cs="Arial"/>
          <w:lang w:val="en-US"/>
        </w:rPr>
        <w:t xml:space="preserve"> to address </w:t>
      </w:r>
      <w:r>
        <w:rPr>
          <w:rFonts w:ascii="Arial" w:hAnsi="Arial" w:cs="Arial"/>
          <w:lang w:val="en-US"/>
        </w:rPr>
        <w:t xml:space="preserve">is whether </w:t>
      </w:r>
      <w:del w:id="146" w:author="Pohl, Tobias" w:date="2026-10-05T14:53:00Z">
        <w:r w:rsidDel="001B1DFD">
          <w:rPr>
            <w:rFonts w:ascii="Arial" w:hAnsi="Arial" w:cs="Arial"/>
            <w:lang w:val="en-US"/>
          </w:rPr>
          <w:delText xml:space="preserve">that </w:delText>
        </w:r>
      </w:del>
      <w:r>
        <w:rPr>
          <w:rFonts w:ascii="Arial" w:hAnsi="Arial" w:cs="Arial"/>
          <w:lang w:val="en-US"/>
        </w:rPr>
        <w:t xml:space="preserve">later divergence </w:t>
      </w:r>
      <w:r w:rsidR="005E6803">
        <w:rPr>
          <w:rFonts w:ascii="Arial" w:hAnsi="Arial" w:cs="Arial"/>
          <w:lang w:val="en-US"/>
        </w:rPr>
        <w:t xml:space="preserve">is foreshadowed by behavior </w:t>
      </w:r>
      <w:del w:id="147" w:author="Pohl, Tobias" w:date="2026-09-22T10:00:00Z">
        <w:r w:rsidR="005E6803" w:rsidDel="004E3C58">
          <w:rPr>
            <w:rFonts w:ascii="Arial" w:hAnsi="Arial" w:cs="Arial"/>
            <w:lang w:val="en-US"/>
          </w:rPr>
          <w:delText>recorded</w:delText>
        </w:r>
      </w:del>
      <w:del w:id="148" w:author="Pohl, Tobias" w:date="2026-09-22T09:58:00Z">
        <w:r w:rsidR="005E6803" w:rsidDel="004E3C58">
          <w:rPr>
            <w:rFonts w:ascii="Arial" w:hAnsi="Arial" w:cs="Arial"/>
            <w:lang w:val="en-US"/>
          </w:rPr>
          <w:delText xml:space="preserve"> </w:delText>
        </w:r>
      </w:del>
      <w:ins w:id="149" w:author="Pohl, Tobias" w:date="2026-10-05T14:54:00Z">
        <w:r w:rsidR="001B1DFD">
          <w:rPr>
            <w:rFonts w:ascii="Arial" w:hAnsi="Arial" w:cs="Arial"/>
            <w:lang w:val="en-US"/>
          </w:rPr>
          <w:t>early during stress exposure</w:t>
        </w:r>
      </w:ins>
      <w:del w:id="150" w:author="Pohl, Tobias" w:date="2026-09-22T09:58:00Z">
        <w:r w:rsidR="005E6803" w:rsidDel="004E3C58">
          <w:rPr>
            <w:rFonts w:ascii="Arial" w:hAnsi="Arial" w:cs="Arial"/>
            <w:lang w:val="en-US"/>
          </w:rPr>
          <w:delText>before the divergence exists</w:delText>
        </w:r>
      </w:del>
      <w:r w:rsidR="005E6803">
        <w:rPr>
          <w:rFonts w:ascii="Arial" w:hAnsi="Arial" w:cs="Arial"/>
          <w:lang w:val="en-US"/>
        </w:rPr>
        <w:t xml:space="preserve">. </w:t>
      </w:r>
      <w:ins w:id="151" w:author="Pohl, Tobias" w:date="2026-09-29T17:43:00Z">
        <w:r w:rsidR="005F6A92">
          <w:rPr>
            <w:rFonts w:ascii="Arial" w:hAnsi="Arial" w:cs="Arial"/>
            <w:lang w:val="en-US"/>
          </w:rPr>
          <w:t>To answer this, we</w:t>
        </w:r>
      </w:ins>
      <w:del w:id="152" w:author="Pohl, Tobias" w:date="2026-09-29T17:43:00Z">
        <w:r w:rsidR="005E6803" w:rsidDel="005F6A92">
          <w:rPr>
            <w:rFonts w:ascii="Arial" w:hAnsi="Arial" w:cs="Arial"/>
            <w:lang w:val="en-US"/>
          </w:rPr>
          <w:delText>We therefore</w:delText>
        </w:r>
      </w:del>
      <w:r w:rsidR="005E6803">
        <w:rPr>
          <w:rFonts w:ascii="Arial" w:hAnsi="Arial" w:cs="Arial"/>
          <w:lang w:val="en-US"/>
        </w:rPr>
        <w:t xml:space="preserve"> separated the measurement timeline into a single early observation window and a set of later outcome measures. RFID tracking began at the start of the SIS paradigm. The early phase consisted of the first 12h active phase between 18:30 and 06:30. We used 10 min bins (Fig. 1b, </w:t>
      </w:r>
      <w:del w:id="153" w:author="Pohl, Tobias" w:date="2026-09-22T17:53:00Z">
        <w:r w:rsidR="005E6803" w:rsidDel="007111B9">
          <w:rPr>
            <w:rFonts w:ascii="Arial" w:hAnsi="Arial" w:cs="Arial"/>
            <w:lang w:val="en-US"/>
          </w:rPr>
          <w:delText>Extended Data</w:delText>
        </w:r>
      </w:del>
      <w:ins w:id="154" w:author="Pohl, Tobias" w:date="2026-09-22T17:53:00Z">
        <w:r w:rsidR="007111B9">
          <w:rPr>
            <w:rFonts w:ascii="Arial" w:hAnsi="Arial" w:cs="Arial"/>
            <w:lang w:val="en-US"/>
          </w:rPr>
          <w:t>Supp.</w:t>
        </w:r>
      </w:ins>
      <w:r w:rsidR="005E6803">
        <w:rPr>
          <w:rFonts w:ascii="Arial" w:hAnsi="Arial" w:cs="Arial"/>
          <w:lang w:val="en-US"/>
        </w:rPr>
        <w:t xml:space="preserve"> Fig. 5a). </w:t>
      </w:r>
      <w:del w:id="155" w:author="Pohl, Tobias" w:date="2026-09-29T17:44:00Z">
        <w:r w:rsidR="005E6803" w:rsidDel="005F6A92">
          <w:rPr>
            <w:rFonts w:ascii="Arial" w:hAnsi="Arial" w:cs="Arial"/>
            <w:lang w:val="en-US"/>
          </w:rPr>
          <w:delText xml:space="preserve">Every component of the later outcome (novel object recognition, sucrose preference, weight deviation, delta corticosterine, adrenal gland- and spleen weight was collected after this window had closed, as was the composite score derived from those components and the resilient /susceptible labels derived from that score. </w:delText>
        </w:r>
        <w:r w:rsidR="005E6803" w:rsidDel="005F6A92">
          <w:rPr>
            <w:rFonts w:ascii="Arial" w:hAnsi="Arial" w:cs="Arial"/>
            <w:lang w:val="en-US"/>
          </w:rPr>
          <w:br/>
        </w:r>
      </w:del>
      <w:r w:rsidR="005E6803">
        <w:rPr>
          <w:rFonts w:ascii="Arial" w:hAnsi="Arial" w:cs="Arial"/>
          <w:lang w:val="en-US"/>
        </w:rPr>
        <w:t xml:space="preserve">The later outcome was summarized as a </w:t>
      </w:r>
      <w:proofErr w:type="spellStart"/>
      <w:r w:rsidR="005E6803">
        <w:rPr>
          <w:rFonts w:ascii="Arial" w:hAnsi="Arial" w:cs="Arial"/>
          <w:lang w:val="en-US"/>
        </w:rPr>
        <w:t>compositve</w:t>
      </w:r>
      <w:proofErr w:type="spellEnd"/>
      <w:r w:rsidR="005E6803">
        <w:rPr>
          <w:rFonts w:ascii="Arial" w:hAnsi="Arial" w:cs="Arial"/>
          <w:lang w:val="en-US"/>
        </w:rPr>
        <w:t xml:space="preserve"> z-score (</w:t>
      </w:r>
      <w:proofErr w:type="spellStart"/>
      <w:r w:rsidR="005E6803">
        <w:rPr>
          <w:rFonts w:ascii="Arial" w:hAnsi="Arial" w:cs="Arial"/>
          <w:lang w:val="en-US"/>
        </w:rPr>
        <w:t>CombZ</w:t>
      </w:r>
      <w:proofErr w:type="spellEnd"/>
      <w:r w:rsidR="005E6803">
        <w:rPr>
          <w:rFonts w:ascii="Arial" w:hAnsi="Arial" w:cs="Arial"/>
          <w:lang w:val="en-US"/>
        </w:rPr>
        <w:t xml:space="preserve">), the </w:t>
      </w:r>
      <w:del w:id="156" w:author="Pohl, Tobias" w:date="2026-09-29T17:45:00Z">
        <w:r w:rsidR="005E6803" w:rsidDel="005F6A92">
          <w:rPr>
            <w:rFonts w:ascii="Arial" w:hAnsi="Arial" w:cs="Arial"/>
            <w:lang w:val="en-US"/>
          </w:rPr>
          <w:delText xml:space="preserve">unweighed </w:delText>
        </w:r>
      </w:del>
      <w:r w:rsidR="005E6803">
        <w:rPr>
          <w:rFonts w:ascii="Arial" w:hAnsi="Arial" w:cs="Arial"/>
          <w:lang w:val="en-US"/>
        </w:rPr>
        <w:t xml:space="preserve">mean of those six components, each z-scored against same-sex control animals and with delta corticosterone, adrenal weight, and spleen weight sign-inverted so that all six point </w:t>
      </w:r>
      <w:r w:rsidR="0032530C">
        <w:rPr>
          <w:rFonts w:ascii="Arial" w:hAnsi="Arial" w:cs="Arial"/>
          <w:lang w:val="en-US"/>
        </w:rPr>
        <w:t xml:space="preserve">in the same direction. Higher </w:t>
      </w:r>
      <w:proofErr w:type="spellStart"/>
      <w:r w:rsidR="0032530C">
        <w:rPr>
          <w:rFonts w:ascii="Arial" w:hAnsi="Arial" w:cs="Arial"/>
          <w:lang w:val="en-US"/>
        </w:rPr>
        <w:t>CombZ</w:t>
      </w:r>
      <w:proofErr w:type="spellEnd"/>
      <w:r w:rsidR="0032530C">
        <w:rPr>
          <w:rFonts w:ascii="Arial" w:hAnsi="Arial" w:cs="Arial"/>
          <w:lang w:val="en-US"/>
        </w:rPr>
        <w:t xml:space="preserve"> indicates a more resilient-like outcome, lower </w:t>
      </w:r>
      <w:proofErr w:type="spellStart"/>
      <w:r w:rsidR="0032530C">
        <w:rPr>
          <w:rFonts w:ascii="Arial" w:hAnsi="Arial" w:cs="Arial"/>
          <w:lang w:val="en-US"/>
        </w:rPr>
        <w:t>CombZ</w:t>
      </w:r>
      <w:proofErr w:type="spellEnd"/>
      <w:r w:rsidR="0032530C">
        <w:rPr>
          <w:rFonts w:ascii="Arial" w:hAnsi="Arial" w:cs="Arial"/>
          <w:lang w:val="en-US"/>
        </w:rPr>
        <w:t xml:space="preserve"> corresponds to a greater later stress burden. Stress-exposed animals were classified as susceptible when </w:t>
      </w:r>
      <w:proofErr w:type="spellStart"/>
      <w:r w:rsidR="0032530C">
        <w:rPr>
          <w:rFonts w:ascii="Arial" w:hAnsi="Arial" w:cs="Arial"/>
          <w:lang w:val="en-US"/>
        </w:rPr>
        <w:t>CombZ</w:t>
      </w:r>
      <w:proofErr w:type="spellEnd"/>
      <w:r w:rsidR="0032530C">
        <w:rPr>
          <w:rFonts w:ascii="Arial" w:hAnsi="Arial" w:cs="Arial"/>
          <w:lang w:val="en-US"/>
        </w:rPr>
        <w:t xml:space="preserve"> fell more than one control standard deviation below the same-sex control mean, and resilient otherwise.</w:t>
      </w:r>
      <w:del w:id="157" w:author="Pohl, Tobias" w:date="2026-09-29T16:37:00Z">
        <w:r w:rsidR="0032530C" w:rsidDel="00586AF0">
          <w:rPr>
            <w:rFonts w:ascii="Arial" w:hAnsi="Arial" w:cs="Arial"/>
            <w:lang w:val="en-US"/>
          </w:rPr>
          <w:delText xml:space="preserve"> Control animals were never relabelled. </w:delText>
        </w:r>
      </w:del>
    </w:p>
    <w:p w14:paraId="372D923B" w14:textId="07F9DB66" w:rsidR="0032530C" w:rsidRDefault="0032530C" w:rsidP="0032530C">
      <w:pPr>
        <w:spacing w:line="360" w:lineRule="auto"/>
        <w:rPr>
          <w:rFonts w:ascii="Arial" w:hAnsi="Arial" w:cs="Arial"/>
          <w:lang w:val="en-US"/>
        </w:rPr>
      </w:pPr>
      <w:r>
        <w:rPr>
          <w:rFonts w:ascii="Arial" w:hAnsi="Arial" w:cs="Arial"/>
          <w:lang w:val="en-US"/>
        </w:rPr>
        <w:lastRenderedPageBreak/>
        <w:t xml:space="preserve">With this design, mean movement over the early </w:t>
      </w:r>
      <w:proofErr w:type="spellStart"/>
      <w:r>
        <w:rPr>
          <w:rFonts w:ascii="Arial" w:hAnsi="Arial" w:cs="Arial"/>
          <w:lang w:val="en-US"/>
        </w:rPr>
        <w:t>wondow</w:t>
      </w:r>
      <w:proofErr w:type="spellEnd"/>
      <w:r>
        <w:rPr>
          <w:rFonts w:ascii="Arial" w:hAnsi="Arial" w:cs="Arial"/>
          <w:lang w:val="en-US"/>
        </w:rPr>
        <w:t xml:space="preserve"> was negatively associated with later </w:t>
      </w:r>
      <w:proofErr w:type="spellStart"/>
      <w:r>
        <w:rPr>
          <w:rFonts w:ascii="Arial" w:hAnsi="Arial" w:cs="Arial"/>
          <w:lang w:val="en-US"/>
        </w:rPr>
        <w:t>CombZ</w:t>
      </w:r>
      <w:proofErr w:type="spellEnd"/>
      <w:r>
        <w:rPr>
          <w:rFonts w:ascii="Arial" w:hAnsi="Arial" w:cs="Arial"/>
          <w:lang w:val="en-US"/>
        </w:rPr>
        <w:t xml:space="preserve"> (</w:t>
      </w:r>
      <w:r w:rsidRPr="0032530C">
        <w:rPr>
          <w:rFonts w:ascii="Arial" w:hAnsi="Arial" w:cs="Arial"/>
          <w:lang w:val="en-US"/>
        </w:rPr>
        <w:t>Spearman ρ = −0.39, 95% CI [−0.55, −0.21], q = 6.9 × 10</w:t>
      </w:r>
      <w:r w:rsidRPr="0032530C">
        <w:rPr>
          <w:rFonts w:ascii="Cambria Math" w:hAnsi="Cambria Math" w:cs="Cambria Math"/>
          <w:lang w:val="en-US"/>
        </w:rPr>
        <w:t>⁻</w:t>
      </w:r>
      <w:r w:rsidRPr="0032530C">
        <w:rPr>
          <w:rFonts w:ascii="Arial" w:hAnsi="Arial" w:cs="Arial"/>
          <w:lang w:val="en-US"/>
        </w:rPr>
        <w:t>⁵;</w:t>
      </w:r>
      <w:r>
        <w:rPr>
          <w:rFonts w:ascii="Arial" w:hAnsi="Arial" w:cs="Arial"/>
          <w:lang w:val="en-US"/>
        </w:rPr>
        <w:t xml:space="preserve"> </w:t>
      </w:r>
      <w:r w:rsidRPr="0032530C">
        <w:rPr>
          <w:rFonts w:ascii="Arial" w:hAnsi="Arial" w:cs="Arial"/>
          <w:lang w:val="en-US"/>
        </w:rPr>
        <w:t>n = 111 animals, 58 female and 53 male, comprising 24 control, 49 resilient and 38</w:t>
      </w:r>
      <w:r>
        <w:rPr>
          <w:rFonts w:ascii="Arial" w:hAnsi="Arial" w:cs="Arial"/>
          <w:lang w:val="en-US"/>
        </w:rPr>
        <w:t xml:space="preserve"> </w:t>
      </w:r>
      <w:r w:rsidRPr="0032530C">
        <w:rPr>
          <w:rFonts w:ascii="Arial" w:hAnsi="Arial" w:cs="Arial"/>
          <w:lang w:val="en-US"/>
        </w:rPr>
        <w:t>susceptible; Fig. 1c</w:t>
      </w:r>
      <w:r>
        <w:rPr>
          <w:rFonts w:ascii="Arial" w:hAnsi="Arial" w:cs="Arial"/>
          <w:lang w:val="en-US"/>
        </w:rPr>
        <w:t xml:space="preserve">). </w:t>
      </w:r>
      <w:del w:id="158" w:author="Pohl, Tobias" w:date="2026-09-29T16:38:00Z">
        <w:r w:rsidDel="00586AF0">
          <w:rPr>
            <w:rFonts w:ascii="Arial" w:hAnsi="Arial" w:cs="Arial"/>
            <w:lang w:val="en-US"/>
          </w:rPr>
          <w:delText xml:space="preserve">This means that </w:delText>
        </w:r>
      </w:del>
      <w:ins w:id="159" w:author="Pohl, Tobias" w:date="2026-09-29T16:38:00Z">
        <w:r w:rsidR="00586AF0">
          <w:rPr>
            <w:rFonts w:ascii="Arial" w:hAnsi="Arial" w:cs="Arial"/>
            <w:lang w:val="en-US"/>
          </w:rPr>
          <w:t xml:space="preserve">Therefore, </w:t>
        </w:r>
      </w:ins>
      <w:r>
        <w:rPr>
          <w:rFonts w:ascii="Arial" w:hAnsi="Arial" w:cs="Arial"/>
          <w:lang w:val="en-US"/>
        </w:rPr>
        <w:t>animals that were more active d</w:t>
      </w:r>
      <w:ins w:id="160" w:author="Pohl, Tobias" w:date="2026-09-22T15:06:00Z">
        <w:r w:rsidR="006A6A3F">
          <w:rPr>
            <w:rFonts w:ascii="Arial" w:hAnsi="Arial" w:cs="Arial"/>
            <w:lang w:val="en-US"/>
          </w:rPr>
          <w:t>u</w:t>
        </w:r>
      </w:ins>
      <w:r>
        <w:rPr>
          <w:rFonts w:ascii="Arial" w:hAnsi="Arial" w:cs="Arial"/>
          <w:lang w:val="en-US"/>
        </w:rPr>
        <w:t xml:space="preserve">ring the first undisturbed night after the cage change </w:t>
      </w:r>
      <w:ins w:id="161" w:author="Pohl, Tobias" w:date="2026-09-29T16:38:00Z">
        <w:r w:rsidR="00586AF0">
          <w:rPr>
            <w:rFonts w:ascii="Arial" w:hAnsi="Arial" w:cs="Arial"/>
            <w:lang w:val="en-US"/>
          </w:rPr>
          <w:t xml:space="preserve">showed </w:t>
        </w:r>
      </w:ins>
      <w:del w:id="162" w:author="Pohl, Tobias" w:date="2026-09-29T16:38:00Z">
        <w:r w:rsidDel="00586AF0">
          <w:rPr>
            <w:rFonts w:ascii="Arial" w:hAnsi="Arial" w:cs="Arial"/>
            <w:lang w:val="en-US"/>
          </w:rPr>
          <w:delText xml:space="preserve">tended towards </w:delText>
        </w:r>
      </w:del>
      <w:r>
        <w:rPr>
          <w:rFonts w:ascii="Arial" w:hAnsi="Arial" w:cs="Arial"/>
          <w:lang w:val="en-US"/>
        </w:rPr>
        <w:t xml:space="preserve">a lower later </w:t>
      </w:r>
      <w:proofErr w:type="spellStart"/>
      <w:r>
        <w:rPr>
          <w:rFonts w:ascii="Arial" w:hAnsi="Arial" w:cs="Arial"/>
          <w:lang w:val="en-US"/>
        </w:rPr>
        <w:t>CombZ</w:t>
      </w:r>
      <w:proofErr w:type="spellEnd"/>
      <w:r>
        <w:rPr>
          <w:rFonts w:ascii="Arial" w:hAnsi="Arial" w:cs="Arial"/>
          <w:lang w:val="en-US"/>
        </w:rPr>
        <w:t xml:space="preserve">, </w:t>
      </w:r>
      <w:del w:id="163" w:author="Pohl, Tobias" w:date="2026-09-29T16:38:00Z">
        <w:r w:rsidDel="00586AF0">
          <w:rPr>
            <w:rFonts w:ascii="Arial" w:hAnsi="Arial" w:cs="Arial"/>
            <w:lang w:val="en-US"/>
          </w:rPr>
          <w:delText xml:space="preserve">which </w:delText>
        </w:r>
      </w:del>
      <w:r>
        <w:rPr>
          <w:rFonts w:ascii="Arial" w:hAnsi="Arial" w:cs="Arial"/>
          <w:lang w:val="en-US"/>
        </w:rPr>
        <w:t>mean</w:t>
      </w:r>
      <w:ins w:id="164" w:author="Pohl, Tobias" w:date="2026-09-29T16:38:00Z">
        <w:r w:rsidR="00586AF0">
          <w:rPr>
            <w:rFonts w:ascii="Arial" w:hAnsi="Arial" w:cs="Arial"/>
            <w:lang w:val="en-US"/>
          </w:rPr>
          <w:t>ing</w:t>
        </w:r>
      </w:ins>
      <w:del w:id="165" w:author="Pohl, Tobias" w:date="2026-09-29T16:38:00Z">
        <w:r w:rsidDel="00586AF0">
          <w:rPr>
            <w:rFonts w:ascii="Arial" w:hAnsi="Arial" w:cs="Arial"/>
            <w:lang w:val="en-US"/>
          </w:rPr>
          <w:delText>s</w:delText>
        </w:r>
      </w:del>
      <w:r>
        <w:rPr>
          <w:rFonts w:ascii="Arial" w:hAnsi="Arial" w:cs="Arial"/>
          <w:lang w:val="en-US"/>
        </w:rPr>
        <w:t xml:space="preserve"> that they show a less resilient-like outcome and greater later stress burden. Short-timescale variability (RMSSD) was also associated in the same direction (</w:t>
      </w:r>
      <w:r w:rsidRPr="0032530C">
        <w:rPr>
          <w:rFonts w:ascii="Arial" w:hAnsi="Arial" w:cs="Arial"/>
          <w:lang w:val="en-US"/>
        </w:rPr>
        <w:t>ρ = −0.23, q = 0.026</w:t>
      </w:r>
      <w:r>
        <w:rPr>
          <w:rFonts w:ascii="Arial" w:hAnsi="Arial" w:cs="Arial"/>
          <w:lang w:val="en-US"/>
        </w:rPr>
        <w:t>). Lag-one autocorrelation of binned activity entropy did not reach FDR support (</w:t>
      </w:r>
      <w:r w:rsidRPr="0032530C">
        <w:rPr>
          <w:rFonts w:ascii="Arial" w:hAnsi="Arial" w:cs="Arial"/>
          <w:lang w:val="en-US"/>
        </w:rPr>
        <w:t>ρ = −0.18, q = 0.067</w:t>
      </w:r>
      <w:r>
        <w:rPr>
          <w:rFonts w:ascii="Arial" w:hAnsi="Arial" w:cs="Arial"/>
          <w:lang w:val="en-US"/>
        </w:rPr>
        <w:t xml:space="preserve">; </w:t>
      </w:r>
      <w:del w:id="166" w:author="Pohl, Tobias" w:date="2026-09-22T17:53:00Z">
        <w:r w:rsidDel="007111B9">
          <w:rPr>
            <w:rFonts w:ascii="Arial" w:hAnsi="Arial" w:cs="Arial"/>
            <w:lang w:val="en-US"/>
          </w:rPr>
          <w:delText>Extended Data</w:delText>
        </w:r>
      </w:del>
      <w:ins w:id="167" w:author="Pohl, Tobias" w:date="2026-09-22T17:53:00Z">
        <w:r w:rsidR="007111B9">
          <w:rPr>
            <w:rFonts w:ascii="Arial" w:hAnsi="Arial" w:cs="Arial"/>
            <w:lang w:val="en-US"/>
          </w:rPr>
          <w:t>Supp.</w:t>
        </w:r>
      </w:ins>
      <w:r>
        <w:rPr>
          <w:rFonts w:ascii="Arial" w:hAnsi="Arial" w:cs="Arial"/>
          <w:lang w:val="en-US"/>
        </w:rPr>
        <w:t xml:space="preserve"> Fig. 9a).</w:t>
      </w:r>
    </w:p>
    <w:p w14:paraId="7482264A" w14:textId="583CACC8" w:rsidR="0020171F" w:rsidRDefault="0020171F" w:rsidP="0032530C">
      <w:pPr>
        <w:spacing w:line="360" w:lineRule="auto"/>
        <w:rPr>
          <w:rFonts w:ascii="Arial" w:hAnsi="Arial" w:cs="Arial"/>
          <w:lang w:val="en-US"/>
        </w:rPr>
      </w:pPr>
      <w:r>
        <w:rPr>
          <w:rFonts w:ascii="Arial" w:hAnsi="Arial" w:cs="Arial"/>
          <w:lang w:val="en-US"/>
        </w:rPr>
        <w:t xml:space="preserve">Next, we asked </w:t>
      </w:r>
      <w:del w:id="168" w:author="Pohl, Tobias" w:date="2026-10-02T10:14:00Z">
        <w:r w:rsidDel="006E7F1F">
          <w:rPr>
            <w:rFonts w:ascii="Arial" w:hAnsi="Arial" w:cs="Arial"/>
            <w:lang w:val="en-US"/>
          </w:rPr>
          <w:delText xml:space="preserve">whether </w:delText>
        </w:r>
      </w:del>
      <w:ins w:id="169" w:author="Pohl, Tobias" w:date="2026-10-02T10:14:00Z">
        <w:r w:rsidR="006E7F1F">
          <w:rPr>
            <w:rFonts w:ascii="Arial" w:hAnsi="Arial" w:cs="Arial"/>
            <w:lang w:val="en-US"/>
          </w:rPr>
          <w:t xml:space="preserve">if </w:t>
        </w:r>
      </w:ins>
      <w:r>
        <w:rPr>
          <w:rFonts w:ascii="Arial" w:hAnsi="Arial" w:cs="Arial"/>
          <w:lang w:val="en-US"/>
        </w:rPr>
        <w:t>this association carries prospective information about individual animals</w:t>
      </w:r>
      <w:ins w:id="170" w:author="Pohl, Tobias" w:date="2026-10-05T14:57:00Z">
        <w:r w:rsidR="001B1DFD">
          <w:rPr>
            <w:rFonts w:ascii="Arial" w:hAnsi="Arial" w:cs="Arial"/>
            <w:lang w:val="en-US"/>
          </w:rPr>
          <w:t xml:space="preserve">. </w:t>
        </w:r>
      </w:ins>
      <w:del w:id="171" w:author="Pohl, Tobias" w:date="2026-10-05T14:57:00Z">
        <w:r w:rsidDel="001B1DFD">
          <w:rPr>
            <w:rFonts w:ascii="Arial" w:hAnsi="Arial" w:cs="Arial"/>
            <w:lang w:val="en-US"/>
          </w:rPr>
          <w:delText xml:space="preserve"> rather than only the group level. </w:delText>
        </w:r>
      </w:del>
      <w:del w:id="172" w:author="Pohl, Tobias" w:date="2026-10-02T10:15:00Z">
        <w:r w:rsidDel="006E7F1F">
          <w:rPr>
            <w:rFonts w:ascii="Arial" w:hAnsi="Arial" w:cs="Arial"/>
            <w:lang w:val="en-US"/>
          </w:rPr>
          <w:delText xml:space="preserve">We used a model registry fixed before fitting, in which the primary model takes mean movement as its sole predictor. </w:delText>
        </w:r>
      </w:del>
      <w:ins w:id="173" w:author="Pohl, Tobias" w:date="2026-10-02T10:15:00Z">
        <w:r w:rsidR="006E7F1F">
          <w:rPr>
            <w:rFonts w:ascii="Arial" w:hAnsi="Arial" w:cs="Arial"/>
            <w:lang w:val="en-US"/>
          </w:rPr>
          <w:t xml:space="preserve">For this, we used raw movement as the predictor. </w:t>
        </w:r>
      </w:ins>
      <w:r>
        <w:rPr>
          <w:rFonts w:ascii="Arial" w:hAnsi="Arial" w:cs="Arial"/>
          <w:lang w:val="en-US"/>
        </w:rPr>
        <w:t>Held-out performance was estimated by leave-one-animal- out cross-validation</w:t>
      </w:r>
      <w:del w:id="174" w:author="Pohl, Tobias" w:date="2026-10-02T10:16:00Z">
        <w:r w:rsidDel="006E7F1F">
          <w:rPr>
            <w:rFonts w:ascii="Arial" w:hAnsi="Arial" w:cs="Arial"/>
            <w:lang w:val="en-US"/>
          </w:rPr>
          <w:delText>, refitting the model completely for each of the 111 animals and evaluating it on the animal withheld</w:delText>
        </w:r>
      </w:del>
      <w:r>
        <w:rPr>
          <w:rFonts w:ascii="Arial" w:hAnsi="Arial" w:cs="Arial"/>
          <w:lang w:val="en-US"/>
        </w:rPr>
        <w:t>. This movement-mean model explained approximately 1</w:t>
      </w:r>
      <w:ins w:id="175" w:author="Pohl, Tobias" w:date="2026-10-02T10:16:00Z">
        <w:r w:rsidR="006E7F1F">
          <w:rPr>
            <w:rFonts w:ascii="Arial" w:hAnsi="Arial" w:cs="Arial"/>
            <w:lang w:val="en-US"/>
          </w:rPr>
          <w:t>7</w:t>
        </w:r>
      </w:ins>
      <w:del w:id="176" w:author="Pohl, Tobias" w:date="2026-10-02T10:16:00Z">
        <w:r w:rsidDel="006E7F1F">
          <w:rPr>
            <w:rFonts w:ascii="Arial" w:hAnsi="Arial" w:cs="Arial"/>
            <w:lang w:val="en-US"/>
          </w:rPr>
          <w:delText>6</w:delText>
        </w:r>
      </w:del>
      <w:r>
        <w:rPr>
          <w:rFonts w:ascii="Arial" w:hAnsi="Arial" w:cs="Arial"/>
          <w:lang w:val="en-US"/>
        </w:rPr>
        <w:t xml:space="preserve">% of the variation in later </w:t>
      </w:r>
      <w:proofErr w:type="spellStart"/>
      <w:r>
        <w:rPr>
          <w:rFonts w:ascii="Arial" w:hAnsi="Arial" w:cs="Arial"/>
          <w:lang w:val="en-US"/>
        </w:rPr>
        <w:t>CombZ</w:t>
      </w:r>
      <w:proofErr w:type="spellEnd"/>
      <w:r>
        <w:rPr>
          <w:rFonts w:ascii="Arial" w:hAnsi="Arial" w:cs="Arial"/>
          <w:lang w:val="en-US"/>
        </w:rPr>
        <w:t xml:space="preserve"> in held-out animals (R</w:t>
      </w:r>
      <w:r w:rsidRPr="0020171F">
        <w:rPr>
          <w:rFonts w:ascii="Arial" w:hAnsi="Arial" w:cs="Arial"/>
          <w:vertAlign w:val="superscript"/>
          <w:lang w:val="en-US"/>
        </w:rPr>
        <w:t>2</w:t>
      </w:r>
      <w:r>
        <w:rPr>
          <w:rFonts w:ascii="Arial" w:hAnsi="Arial" w:cs="Arial"/>
          <w:lang w:val="en-US"/>
        </w:rPr>
        <w:t xml:space="preserve"> = 0.</w:t>
      </w:r>
      <w:ins w:id="177" w:author="Pohl, Tobias" w:date="2026-09-29T17:47:00Z">
        <w:r w:rsidR="00326CFC">
          <w:rPr>
            <w:rFonts w:ascii="Arial" w:hAnsi="Arial" w:cs="Arial"/>
            <w:lang w:val="en-US"/>
          </w:rPr>
          <w:t>17</w:t>
        </w:r>
      </w:ins>
      <w:ins w:id="178" w:author="Pohl, Tobias" w:date="2026-09-29T17:48:00Z">
        <w:r w:rsidR="00326CFC">
          <w:rPr>
            <w:rFonts w:ascii="Arial" w:hAnsi="Arial" w:cs="Arial"/>
            <w:lang w:val="en-US"/>
          </w:rPr>
          <w:t>3</w:t>
        </w:r>
      </w:ins>
      <w:del w:id="179" w:author="Pohl, Tobias" w:date="2026-09-29T17:47:00Z">
        <w:r w:rsidDel="00326CFC">
          <w:rPr>
            <w:rFonts w:ascii="Arial" w:hAnsi="Arial" w:cs="Arial"/>
            <w:lang w:val="en-US"/>
          </w:rPr>
          <w:delText>159</w:delText>
        </w:r>
      </w:del>
      <w:r>
        <w:rPr>
          <w:rFonts w:ascii="Arial" w:hAnsi="Arial" w:cs="Arial"/>
          <w:lang w:val="en-US"/>
        </w:rPr>
        <w:t>), against -0.018 for an intercept-only baseline. A repeated grouped five-fold scheme with the animal as the grouping unit (k = 5, 100 repeats) gave a closely matching estimate (mean R2 = 0.156; 2.5</w:t>
      </w:r>
      <w:r w:rsidRPr="0020171F">
        <w:rPr>
          <w:rFonts w:ascii="Arial" w:hAnsi="Arial" w:cs="Arial"/>
          <w:vertAlign w:val="superscript"/>
          <w:lang w:val="en-US"/>
        </w:rPr>
        <w:t>th</w:t>
      </w:r>
      <w:r>
        <w:rPr>
          <w:rFonts w:ascii="Arial" w:hAnsi="Arial" w:cs="Arial"/>
          <w:lang w:val="en-US"/>
        </w:rPr>
        <w:t>-97.5</w:t>
      </w:r>
      <w:r w:rsidRPr="0020171F">
        <w:rPr>
          <w:rFonts w:ascii="Arial" w:hAnsi="Arial" w:cs="Arial"/>
          <w:vertAlign w:val="superscript"/>
          <w:lang w:val="en-US"/>
        </w:rPr>
        <w:t>th</w:t>
      </w:r>
      <w:r>
        <w:rPr>
          <w:rFonts w:ascii="Arial" w:hAnsi="Arial" w:cs="Arial"/>
          <w:lang w:val="en-US"/>
        </w:rPr>
        <w:t xml:space="preserve"> percentile range across repeats 0.116-0.179), and a permutation test that repeated the entire fitting and cross-validation procedure under permuted outcomes placed the observed value beyond every one of 1000 draws (p = 1/1001; Fig. 1d). Adding the two remaining features, or sex, did not improve on mean movement alone</w:t>
      </w:r>
      <w:r w:rsidR="00466B65">
        <w:rPr>
          <w:rFonts w:ascii="Arial" w:hAnsi="Arial" w:cs="Arial"/>
          <w:lang w:val="en-US"/>
        </w:rPr>
        <w:t xml:space="preserve"> (</w:t>
      </w:r>
      <w:del w:id="180" w:author="Pohl, Tobias" w:date="2026-09-22T17:53:00Z">
        <w:r w:rsidR="00466B65" w:rsidDel="007111B9">
          <w:rPr>
            <w:rFonts w:ascii="Arial" w:hAnsi="Arial" w:cs="Arial"/>
            <w:lang w:val="en-US"/>
          </w:rPr>
          <w:delText>Extended Data</w:delText>
        </w:r>
      </w:del>
      <w:ins w:id="181" w:author="Pohl, Tobias" w:date="2026-09-22T17:53:00Z">
        <w:r w:rsidR="007111B9">
          <w:rPr>
            <w:rFonts w:ascii="Arial" w:hAnsi="Arial" w:cs="Arial"/>
            <w:lang w:val="en-US"/>
          </w:rPr>
          <w:t>Supp.</w:t>
        </w:r>
      </w:ins>
      <w:r w:rsidR="00466B65">
        <w:rPr>
          <w:rFonts w:ascii="Arial" w:hAnsi="Arial" w:cs="Arial"/>
          <w:lang w:val="en-US"/>
        </w:rPr>
        <w:t xml:space="preserve"> Fig. 5b). </w:t>
      </w:r>
    </w:p>
    <w:p w14:paraId="7C0D3F30" w14:textId="7F3F9060" w:rsidR="00466B65" w:rsidRPr="005752A5" w:rsidRDefault="00466B65" w:rsidP="0032530C">
      <w:pPr>
        <w:spacing w:line="360" w:lineRule="auto"/>
        <w:rPr>
          <w:rFonts w:ascii="Arial" w:hAnsi="Arial" w:cs="Arial"/>
          <w:lang w:val="en-US"/>
        </w:rPr>
      </w:pPr>
      <w:r>
        <w:rPr>
          <w:rFonts w:ascii="Arial" w:hAnsi="Arial" w:cs="Arial"/>
          <w:lang w:val="en-US"/>
        </w:rPr>
        <w:t>Early spontaneous behavior therefore carries prospective information about where an animal’s later composite outcome will fall.</w:t>
      </w:r>
    </w:p>
    <w:p w14:paraId="3586ECFE" w14:textId="77777777" w:rsidR="006A5538" w:rsidRPr="005752A5" w:rsidRDefault="006A5538" w:rsidP="006A5538">
      <w:pPr>
        <w:spacing w:line="360" w:lineRule="auto"/>
        <w:rPr>
          <w:rFonts w:ascii="Arial" w:hAnsi="Arial" w:cs="Arial"/>
          <w:b/>
          <w:bCs/>
          <w:lang w:val="en-US"/>
        </w:rPr>
      </w:pPr>
      <w:r w:rsidRPr="005752A5">
        <w:rPr>
          <w:rFonts w:ascii="Arial" w:hAnsi="Arial" w:cs="Arial"/>
          <w:b/>
          <w:bCs/>
          <w:lang w:val="en-US"/>
        </w:rPr>
        <w:t xml:space="preserve">Spatially-resolved hippocampal proteomics recover reproducible anatomical molecular </w:t>
      </w:r>
      <w:proofErr w:type="spellStart"/>
      <w:r w:rsidRPr="005752A5">
        <w:rPr>
          <w:rFonts w:ascii="Arial" w:hAnsi="Arial" w:cs="Arial"/>
          <w:b/>
          <w:bCs/>
          <w:lang w:val="en-US"/>
        </w:rPr>
        <w:t>organisatiuon</w:t>
      </w:r>
      <w:proofErr w:type="spellEnd"/>
    </w:p>
    <w:p w14:paraId="4C63FD1C" w14:textId="27DBCBAD" w:rsidR="00C036E6" w:rsidRDefault="00035F59" w:rsidP="006A5538">
      <w:pPr>
        <w:spacing w:line="360" w:lineRule="auto"/>
        <w:rPr>
          <w:rFonts w:ascii="Arial" w:hAnsi="Arial" w:cs="Arial"/>
          <w:lang w:val="en-US"/>
        </w:rPr>
      </w:pPr>
      <w:del w:id="182" w:author="Pohl, Tobias" w:date="2026-09-22T14:56:00Z">
        <w:r w:rsidDel="006A6A3F">
          <w:rPr>
            <w:rFonts w:ascii="Arial" w:hAnsi="Arial" w:cs="Arial"/>
            <w:lang w:val="en-US"/>
          </w:rPr>
          <w:delText>In order to interpret outcome-associated proteomics differences,</w:delText>
        </w:r>
      </w:del>
      <w:ins w:id="183" w:author="Pohl, Tobias" w:date="2026-09-22T17:49:00Z">
        <w:r w:rsidR="00A45EFF">
          <w:rPr>
            <w:rFonts w:ascii="Arial" w:hAnsi="Arial" w:cs="Arial"/>
            <w:lang w:val="en-US"/>
          </w:rPr>
          <w:t>We asked whether spatial proteomic profiles preserved the expected anatomical organi</w:t>
        </w:r>
      </w:ins>
      <w:ins w:id="184" w:author="Pohl, Tobias" w:date="2026-09-22T17:50:00Z">
        <w:r w:rsidR="00A45EFF">
          <w:rPr>
            <w:rFonts w:ascii="Arial" w:hAnsi="Arial" w:cs="Arial"/>
            <w:lang w:val="en-US"/>
          </w:rPr>
          <w:t>zation of the hippocampus. Therefore,</w:t>
        </w:r>
      </w:ins>
      <w:ins w:id="185" w:author="Pohl, Tobias" w:date="2026-09-22T17:45:00Z">
        <w:r w:rsidR="00BA4177">
          <w:rPr>
            <w:rFonts w:ascii="Arial" w:hAnsi="Arial" w:cs="Arial"/>
            <w:lang w:val="en-US"/>
          </w:rPr>
          <w:t xml:space="preserve"> we </w:t>
        </w:r>
      </w:ins>
      <w:del w:id="186" w:author="Pohl, Tobias" w:date="2026-09-22T17:45:00Z">
        <w:r w:rsidDel="00BA4177">
          <w:rPr>
            <w:rFonts w:ascii="Arial" w:hAnsi="Arial" w:cs="Arial"/>
            <w:lang w:val="en-US"/>
          </w:rPr>
          <w:delText xml:space="preserve"> establish</w:delText>
        </w:r>
      </w:del>
      <w:del w:id="187" w:author="Pohl, Tobias" w:date="2026-09-22T14:56:00Z">
        <w:r w:rsidDel="006A6A3F">
          <w:rPr>
            <w:rFonts w:ascii="Arial" w:hAnsi="Arial" w:cs="Arial"/>
            <w:lang w:val="en-US"/>
          </w:rPr>
          <w:delText>ing</w:delText>
        </w:r>
      </w:del>
      <w:del w:id="188" w:author="Pohl, Tobias" w:date="2026-09-22T17:45:00Z">
        <w:r w:rsidDel="00BA4177">
          <w:rPr>
            <w:rFonts w:ascii="Arial" w:hAnsi="Arial" w:cs="Arial"/>
            <w:lang w:val="en-US"/>
          </w:rPr>
          <w:delText xml:space="preserve"> that the spatial measurement itself is anatomical faithful</w:delText>
        </w:r>
      </w:del>
      <w:del w:id="189" w:author="Pohl, Tobias" w:date="2026-09-22T14:56:00Z">
        <w:r w:rsidDel="006A6A3F">
          <w:rPr>
            <w:rFonts w:ascii="Arial" w:hAnsi="Arial" w:cs="Arial"/>
            <w:lang w:val="en-US"/>
          </w:rPr>
          <w:delText xml:space="preserve"> is paramount. </w:delText>
        </w:r>
      </w:del>
      <w:del w:id="190" w:author="Pohl, Tobias" w:date="2026-09-22T17:45:00Z">
        <w:r w:rsidDel="00BA4177">
          <w:rPr>
            <w:rFonts w:ascii="Arial" w:hAnsi="Arial" w:cs="Arial"/>
            <w:lang w:val="en-US"/>
          </w:rPr>
          <w:delText xml:space="preserve">Therefore, we </w:delText>
        </w:r>
      </w:del>
      <w:r>
        <w:rPr>
          <w:rFonts w:ascii="Arial" w:hAnsi="Arial" w:cs="Arial"/>
          <w:lang w:val="en-US"/>
        </w:rPr>
        <w:t xml:space="preserve">characterized the hippocampal proteome across </w:t>
      </w:r>
      <w:del w:id="191" w:author="Pohl, Tobias" w:date="2026-09-22T17:46:00Z">
        <w:r w:rsidDel="00BA4177">
          <w:rPr>
            <w:rFonts w:ascii="Arial" w:hAnsi="Arial" w:cs="Arial"/>
            <w:lang w:val="en-US"/>
          </w:rPr>
          <w:delText>three measurement</w:delText>
        </w:r>
      </w:del>
      <w:ins w:id="192" w:author="Pohl, Tobias" w:date="2026-09-22T17:46:00Z">
        <w:r w:rsidR="00BA4177">
          <w:rPr>
            <w:rFonts w:ascii="Arial" w:hAnsi="Arial" w:cs="Arial"/>
            <w:lang w:val="en-US"/>
          </w:rPr>
          <w:t>the three distinct</w:t>
        </w:r>
      </w:ins>
      <w:r>
        <w:rPr>
          <w:rFonts w:ascii="Arial" w:hAnsi="Arial" w:cs="Arial"/>
          <w:lang w:val="en-US"/>
        </w:rPr>
        <w:t xml:space="preserve"> compartments</w:t>
      </w:r>
      <w:del w:id="193" w:author="Pohl, Tobias" w:date="2026-09-22T14:57:00Z">
        <w:r w:rsidDel="006A6A3F">
          <w:rPr>
            <w:rFonts w:ascii="Arial" w:hAnsi="Arial" w:cs="Arial"/>
            <w:lang w:val="en-US"/>
          </w:rPr>
          <w:delText xml:space="preserve"> before examining the stress variable</w:delText>
        </w:r>
      </w:del>
      <w:r>
        <w:rPr>
          <w:rFonts w:ascii="Arial" w:hAnsi="Arial" w:cs="Arial"/>
          <w:lang w:val="en-US"/>
        </w:rPr>
        <w:t xml:space="preserve">. Laser-capture microdissection followed by data-independent acquisition mass spectrometry </w:t>
      </w:r>
      <w:del w:id="194" w:author="Pohl, Tobias" w:date="2026-09-22T17:46:00Z">
        <w:r w:rsidDel="00BA4177">
          <w:rPr>
            <w:rFonts w:ascii="Arial" w:hAnsi="Arial" w:cs="Arial"/>
            <w:lang w:val="en-US"/>
          </w:rPr>
          <w:delText xml:space="preserve">yielded </w:delText>
        </w:r>
      </w:del>
      <w:ins w:id="195" w:author="Pohl, Tobias" w:date="2026-09-22T17:46:00Z">
        <w:r w:rsidR="00BA4177">
          <w:rPr>
            <w:rFonts w:ascii="Arial" w:hAnsi="Arial" w:cs="Arial"/>
            <w:lang w:val="en-US"/>
          </w:rPr>
          <w:t xml:space="preserve">generated </w:t>
        </w:r>
      </w:ins>
      <w:r>
        <w:rPr>
          <w:rFonts w:ascii="Arial" w:hAnsi="Arial" w:cs="Arial"/>
          <w:lang w:val="en-US"/>
        </w:rPr>
        <w:t xml:space="preserve">323 spatial </w:t>
      </w:r>
      <w:ins w:id="196" w:author="Pohl, Tobias" w:date="2026-09-22T17:46:00Z">
        <w:r w:rsidR="00BA4177">
          <w:rPr>
            <w:rFonts w:ascii="Arial" w:hAnsi="Arial" w:cs="Arial"/>
            <w:lang w:val="en-US"/>
          </w:rPr>
          <w:t xml:space="preserve">proteomic </w:t>
        </w:r>
      </w:ins>
      <w:r>
        <w:rPr>
          <w:rFonts w:ascii="Arial" w:hAnsi="Arial" w:cs="Arial"/>
          <w:lang w:val="en-US"/>
        </w:rPr>
        <w:t>acquisitions from nine animals</w:t>
      </w:r>
      <w:ins w:id="197" w:author="Pohl, Tobias" w:date="2026-09-22T17:47:00Z">
        <w:r w:rsidR="00BA4177">
          <w:rPr>
            <w:rFonts w:ascii="Arial" w:hAnsi="Arial" w:cs="Arial"/>
            <w:lang w:val="en-US"/>
          </w:rPr>
          <w:t>, comprising</w:t>
        </w:r>
      </w:ins>
      <w:del w:id="198" w:author="Pohl, Tobias" w:date="2026-09-22T17:47:00Z">
        <w:r w:rsidDel="00BA4177">
          <w:rPr>
            <w:rFonts w:ascii="Arial" w:hAnsi="Arial" w:cs="Arial"/>
            <w:lang w:val="en-US"/>
          </w:rPr>
          <w:delText>. Those measurements included</w:delText>
        </w:r>
      </w:del>
      <w:r>
        <w:rPr>
          <w:rFonts w:ascii="Arial" w:hAnsi="Arial" w:cs="Arial"/>
          <w:lang w:val="en-US"/>
        </w:rPr>
        <w:t xml:space="preserve"> 180 </w:t>
      </w:r>
      <w:del w:id="199" w:author="Pohl, Tobias" w:date="2026-09-22T17:47:00Z">
        <w:r w:rsidDel="00BA4177">
          <w:rPr>
            <w:rFonts w:ascii="Arial" w:hAnsi="Arial" w:cs="Arial"/>
            <w:lang w:val="en-US"/>
          </w:rPr>
          <w:delText xml:space="preserve">from </w:delText>
        </w:r>
      </w:del>
      <w:r>
        <w:rPr>
          <w:rFonts w:ascii="Arial" w:hAnsi="Arial" w:cs="Arial"/>
          <w:lang w:val="en-US"/>
        </w:rPr>
        <w:t>neuropil, 71 neuronal soma, and 72 from microglia-enriched ROI</w:t>
      </w:r>
      <w:ins w:id="200" w:author="Pohl, Tobias" w:date="2026-09-22T17:47:00Z">
        <w:r w:rsidR="00BA4177">
          <w:rPr>
            <w:rFonts w:ascii="Arial" w:hAnsi="Arial" w:cs="Arial"/>
            <w:lang w:val="en-US"/>
          </w:rPr>
          <w:t xml:space="preserve"> measurements</w:t>
        </w:r>
      </w:ins>
      <w:r>
        <w:rPr>
          <w:rFonts w:ascii="Arial" w:hAnsi="Arial" w:cs="Arial"/>
          <w:lang w:val="en-US"/>
        </w:rPr>
        <w:t>. Here</w:t>
      </w:r>
      <w:ins w:id="201" w:author="Pohl, Tobias" w:date="2026-09-22T14:57:00Z">
        <w:r w:rsidR="006A6A3F">
          <w:rPr>
            <w:rFonts w:ascii="Arial" w:hAnsi="Arial" w:cs="Arial"/>
            <w:lang w:val="en-US"/>
          </w:rPr>
          <w:t>,</w:t>
        </w:r>
      </w:ins>
      <w:r>
        <w:rPr>
          <w:rFonts w:ascii="Arial" w:hAnsi="Arial" w:cs="Arial"/>
          <w:lang w:val="en-US"/>
        </w:rPr>
        <w:t xml:space="preserve"> we </w:t>
      </w:r>
      <w:del w:id="202" w:author="Pohl, Tobias" w:date="2026-09-22T17:47:00Z">
        <w:r w:rsidDel="00BA4177">
          <w:rPr>
            <w:rFonts w:ascii="Arial" w:hAnsi="Arial" w:cs="Arial"/>
            <w:lang w:val="en-US"/>
          </w:rPr>
          <w:delText xml:space="preserve">yielded </w:delText>
        </w:r>
      </w:del>
      <w:ins w:id="203" w:author="Pohl, Tobias" w:date="2026-09-22T17:47:00Z">
        <w:r w:rsidR="00BA4177">
          <w:rPr>
            <w:rFonts w:ascii="Arial" w:hAnsi="Arial" w:cs="Arial"/>
            <w:lang w:val="en-US"/>
          </w:rPr>
          <w:t xml:space="preserve">identified </w:t>
        </w:r>
      </w:ins>
      <w:r>
        <w:rPr>
          <w:rFonts w:ascii="Arial" w:hAnsi="Arial" w:cs="Arial"/>
          <w:lang w:val="en-US"/>
        </w:rPr>
        <w:t>a median of 4668, 5307, and 4850 protein groups per acquisition, respectively (Fig. 2a,b).</w:t>
      </w:r>
      <w:r w:rsidR="00596936">
        <w:rPr>
          <w:rFonts w:ascii="Arial" w:hAnsi="Arial" w:cs="Arial"/>
          <w:lang w:val="en-US"/>
        </w:rPr>
        <w:t xml:space="preserve"> </w:t>
      </w:r>
      <w:del w:id="204" w:author="Pohl, Tobias" w:date="2026-09-22T14:57:00Z">
        <w:r w:rsidR="00596936" w:rsidDel="006A6A3F">
          <w:rPr>
            <w:rFonts w:ascii="Arial" w:hAnsi="Arial" w:cs="Arial"/>
            <w:lang w:val="en-US"/>
          </w:rPr>
          <w:delText>Only the</w:delText>
        </w:r>
      </w:del>
      <w:ins w:id="205" w:author="Pohl, Tobias" w:date="2026-09-22T14:57:00Z">
        <w:r w:rsidR="006A6A3F">
          <w:rPr>
            <w:rFonts w:ascii="Arial" w:hAnsi="Arial" w:cs="Arial"/>
            <w:lang w:val="en-US"/>
          </w:rPr>
          <w:t>The</w:t>
        </w:r>
      </w:ins>
      <w:r w:rsidR="00596936">
        <w:rPr>
          <w:rFonts w:ascii="Arial" w:hAnsi="Arial" w:cs="Arial"/>
          <w:lang w:val="en-US"/>
        </w:rPr>
        <w:t xml:space="preserve"> neuropil was sampled at region</w:t>
      </w:r>
      <w:ins w:id="206" w:author="Pohl, Tobias" w:date="2026-09-22T17:47:00Z">
        <w:r w:rsidR="00BA4177">
          <w:rPr>
            <w:rFonts w:ascii="Arial" w:hAnsi="Arial" w:cs="Arial"/>
            <w:lang w:val="en-US"/>
          </w:rPr>
          <w:t>-</w:t>
        </w:r>
      </w:ins>
      <w:del w:id="207" w:author="Pohl, Tobias" w:date="2026-09-22T17:47:00Z">
        <w:r w:rsidR="00596936" w:rsidDel="00BA4177">
          <w:rPr>
            <w:rFonts w:ascii="Arial" w:hAnsi="Arial" w:cs="Arial"/>
            <w:lang w:val="en-US"/>
          </w:rPr>
          <w:delText xml:space="preserve"> </w:delText>
        </w:r>
      </w:del>
      <w:ins w:id="208" w:author="Pohl, Tobias" w:date="2026-09-22T17:47:00Z">
        <w:r w:rsidR="00BA4177">
          <w:rPr>
            <w:rFonts w:ascii="Arial" w:hAnsi="Arial" w:cs="Arial"/>
            <w:lang w:val="en-US"/>
          </w:rPr>
          <w:t>by</w:t>
        </w:r>
      </w:ins>
      <w:del w:id="209" w:author="Pohl, Tobias" w:date="2026-09-22T17:47:00Z">
        <w:r w:rsidR="00596936" w:rsidDel="00BA4177">
          <w:rPr>
            <w:rFonts w:ascii="Arial" w:hAnsi="Arial" w:cs="Arial"/>
            <w:lang w:val="en-US"/>
          </w:rPr>
          <w:delText xml:space="preserve">x </w:delText>
        </w:r>
      </w:del>
      <w:ins w:id="210" w:author="Pohl, Tobias" w:date="2026-09-22T17:47:00Z">
        <w:r w:rsidR="00BA4177">
          <w:rPr>
            <w:rFonts w:ascii="Arial" w:hAnsi="Arial" w:cs="Arial"/>
            <w:lang w:val="en-US"/>
          </w:rPr>
          <w:t>-</w:t>
        </w:r>
      </w:ins>
      <w:r w:rsidR="00596936">
        <w:rPr>
          <w:rFonts w:ascii="Arial" w:hAnsi="Arial" w:cs="Arial"/>
          <w:lang w:val="en-US"/>
        </w:rPr>
        <w:t>layer resolution</w:t>
      </w:r>
      <w:ins w:id="211" w:author="Pohl, Tobias" w:date="2026-09-22T17:48:00Z">
        <w:r w:rsidR="00BA4177">
          <w:rPr>
            <w:rFonts w:ascii="Arial" w:hAnsi="Arial" w:cs="Arial"/>
            <w:lang w:val="en-US"/>
          </w:rPr>
          <w:t>,</w:t>
        </w:r>
      </w:ins>
      <w:del w:id="212" w:author="Pohl, Tobias" w:date="2026-09-22T17:48:00Z">
        <w:r w:rsidR="00596936" w:rsidDel="00BA4177">
          <w:rPr>
            <w:rFonts w:ascii="Arial" w:hAnsi="Arial" w:cs="Arial"/>
            <w:lang w:val="en-US"/>
          </w:rPr>
          <w:delText>-</w:delText>
        </w:r>
      </w:del>
      <w:r w:rsidR="00596936">
        <w:rPr>
          <w:rFonts w:ascii="Arial" w:hAnsi="Arial" w:cs="Arial"/>
          <w:lang w:val="en-US"/>
        </w:rPr>
        <w:t xml:space="preserve"> neuronal soma and microglia were sampled at region level, with soma being sampled exclusively from the </w:t>
      </w:r>
      <w:proofErr w:type="spellStart"/>
      <w:r w:rsidR="00596936">
        <w:rPr>
          <w:rFonts w:ascii="Arial" w:hAnsi="Arial" w:cs="Arial"/>
          <w:lang w:val="en-US"/>
        </w:rPr>
        <w:t>sp</w:t>
      </w:r>
      <w:proofErr w:type="spellEnd"/>
      <w:r w:rsidR="00596936">
        <w:rPr>
          <w:rFonts w:ascii="Arial" w:hAnsi="Arial" w:cs="Arial"/>
          <w:lang w:val="en-US"/>
        </w:rPr>
        <w:t xml:space="preserve"> (CA1-CA3) and the sg (DG) regions.</w:t>
      </w:r>
      <w:r w:rsidR="00C036E6">
        <w:rPr>
          <w:rFonts w:ascii="Arial" w:hAnsi="Arial" w:cs="Arial"/>
          <w:lang w:val="en-US"/>
        </w:rPr>
        <w:t xml:space="preserve"> After filtering, the three analysis matrices comprised 5054, 5538, and 5229 protein groups, with 4242 protein groups detected in all three compartments.</w:t>
      </w:r>
      <w:del w:id="213" w:author="Pohl, Tobias" w:date="2026-09-22T14:58:00Z">
        <w:r w:rsidR="00C036E6" w:rsidDel="006A6A3F">
          <w:rPr>
            <w:rFonts w:ascii="Arial" w:hAnsi="Arial" w:cs="Arial"/>
            <w:lang w:val="en-US"/>
          </w:rPr>
          <w:delText xml:space="preserve"> Throughout, the biological replicate is the animals (n = 3 per group), acquisitions are repreated measurements within animals.</w:delText>
        </w:r>
      </w:del>
    </w:p>
    <w:p w14:paraId="3806A717" w14:textId="5B7B9F14" w:rsidR="00C036E6" w:rsidRDefault="00C036E6" w:rsidP="00C036E6">
      <w:pPr>
        <w:spacing w:line="360" w:lineRule="auto"/>
        <w:rPr>
          <w:rFonts w:ascii="Arial" w:hAnsi="Arial" w:cs="Arial"/>
          <w:lang w:val="en-US"/>
        </w:rPr>
      </w:pPr>
      <w:r>
        <w:rPr>
          <w:rFonts w:ascii="Arial" w:hAnsi="Arial" w:cs="Arial"/>
          <w:lang w:val="en-US"/>
        </w:rPr>
        <w:lastRenderedPageBreak/>
        <w:t xml:space="preserve">Compartment, not the stress group, dominated the global structure of the dataset. In a joint principal-component analysis of the 4242 shared protein groups across all 323 acquisitions, the first two components captured 45.1% and 9.8% of the variance, and </w:t>
      </w:r>
      <w:ins w:id="214" w:author="Pohl, Tobias" w:date="2026-09-22T14:59:00Z">
        <w:r w:rsidR="006A6A3F">
          <w:rPr>
            <w:rFonts w:ascii="Arial" w:hAnsi="Arial" w:cs="Arial"/>
            <w:lang w:val="en-US"/>
          </w:rPr>
          <w:t xml:space="preserve">anatomical </w:t>
        </w:r>
      </w:ins>
      <w:r>
        <w:rPr>
          <w:rFonts w:ascii="Arial" w:hAnsi="Arial" w:cs="Arial"/>
          <w:lang w:val="en-US"/>
        </w:rPr>
        <w:t>compartment accounted for essentially all the variance along PC1 (</w:t>
      </w:r>
      <w:r w:rsidRPr="00C036E6">
        <w:rPr>
          <w:rFonts w:ascii="Arial" w:hAnsi="Arial" w:cs="Arial"/>
          <w:lang w:val="en-US"/>
        </w:rPr>
        <w:t>η² = 0.96</w:t>
      </w:r>
      <w:r>
        <w:rPr>
          <w:rFonts w:ascii="Arial" w:hAnsi="Arial" w:cs="Arial"/>
          <w:lang w:val="en-US"/>
        </w:rPr>
        <w:t>) whereas experimental group accounted for effectively n</w:t>
      </w:r>
      <w:del w:id="215" w:author="Pohl, Tobias" w:date="2026-09-22T14:59:00Z">
        <w:r w:rsidDel="006A6A3F">
          <w:rPr>
            <w:rFonts w:ascii="Arial" w:hAnsi="Arial" w:cs="Arial"/>
            <w:lang w:val="en-US"/>
          </w:rPr>
          <w:delText>i</w:delText>
        </w:r>
      </w:del>
      <w:r>
        <w:rPr>
          <w:rFonts w:ascii="Arial" w:hAnsi="Arial" w:cs="Arial"/>
          <w:lang w:val="en-US"/>
        </w:rPr>
        <w:t>one (</w:t>
      </w:r>
      <w:r w:rsidRPr="00C036E6">
        <w:rPr>
          <w:rFonts w:ascii="Arial" w:hAnsi="Arial" w:cs="Arial"/>
          <w:lang w:val="en-US"/>
        </w:rPr>
        <w:t>η² = 8.5 ×</w:t>
      </w:r>
      <w:r>
        <w:rPr>
          <w:rFonts w:ascii="Arial" w:hAnsi="Arial" w:cs="Arial"/>
          <w:lang w:val="en-US"/>
        </w:rPr>
        <w:t xml:space="preserve"> </w:t>
      </w:r>
      <w:r w:rsidRPr="00C036E6">
        <w:rPr>
          <w:rFonts w:ascii="Arial" w:hAnsi="Arial" w:cs="Arial"/>
          <w:lang w:val="en-US"/>
        </w:rPr>
        <w:t>10</w:t>
      </w:r>
      <w:r w:rsidRPr="00C036E6">
        <w:rPr>
          <w:rFonts w:ascii="Cambria Math" w:hAnsi="Cambria Math" w:cs="Cambria Math"/>
          <w:lang w:val="en-US"/>
        </w:rPr>
        <w:t>⁻</w:t>
      </w:r>
      <w:r w:rsidRPr="00C036E6">
        <w:rPr>
          <w:rFonts w:ascii="Arial" w:hAnsi="Arial" w:cs="Arial"/>
          <w:lang w:val="en-US"/>
        </w:rPr>
        <w:t>⁵; Fig. 2c</w:t>
      </w:r>
      <w:r>
        <w:rPr>
          <w:rFonts w:ascii="Arial" w:hAnsi="Arial" w:cs="Arial"/>
          <w:lang w:val="en-US"/>
        </w:rPr>
        <w:t>).</w:t>
      </w:r>
      <w:del w:id="216" w:author="Pohl, Tobias" w:date="2026-09-22T14:59:00Z">
        <w:r w:rsidDel="006A6A3F">
          <w:rPr>
            <w:rFonts w:ascii="Arial" w:hAnsi="Arial" w:cs="Arial"/>
            <w:lang w:val="en-US"/>
          </w:rPr>
          <w:delText xml:space="preserve"> This variance decomposition is computed across acquisitions and is descriptive- because acquisitions are not independent replicates, no hypothesis test is attached to it. </w:delText>
        </w:r>
      </w:del>
    </w:p>
    <w:p w14:paraId="350755AE" w14:textId="28FDEEA5" w:rsidR="002B799C" w:rsidRDefault="006A6A3F" w:rsidP="00C036E6">
      <w:pPr>
        <w:spacing w:line="360" w:lineRule="auto"/>
        <w:rPr>
          <w:rFonts w:ascii="Arial" w:hAnsi="Arial" w:cs="Arial"/>
          <w:lang w:val="en-US"/>
        </w:rPr>
      </w:pPr>
      <w:ins w:id="217" w:author="Pohl, Tobias" w:date="2026-09-22T14:59:00Z">
        <w:r>
          <w:rPr>
            <w:rFonts w:ascii="Arial" w:hAnsi="Arial" w:cs="Arial"/>
            <w:lang w:val="en-US"/>
          </w:rPr>
          <w:t xml:space="preserve">Importantly, </w:t>
        </w:r>
      </w:ins>
      <w:del w:id="218" w:author="Pohl, Tobias" w:date="2026-09-22T14:59:00Z">
        <w:r w:rsidR="00C036E6" w:rsidDel="006A6A3F">
          <w:rPr>
            <w:rFonts w:ascii="Arial" w:hAnsi="Arial" w:cs="Arial"/>
            <w:lang w:val="en-US"/>
          </w:rPr>
          <w:delText>W</w:delText>
        </w:r>
      </w:del>
      <w:ins w:id="219" w:author="Pohl, Tobias" w:date="2026-09-22T14:59:00Z">
        <w:r>
          <w:rPr>
            <w:rFonts w:ascii="Arial" w:hAnsi="Arial" w:cs="Arial"/>
            <w:lang w:val="en-US"/>
          </w:rPr>
          <w:t>w</w:t>
        </w:r>
      </w:ins>
      <w:r w:rsidR="00C036E6">
        <w:rPr>
          <w:rFonts w:ascii="Arial" w:hAnsi="Arial" w:cs="Arial"/>
          <w:lang w:val="en-US"/>
        </w:rPr>
        <w:t>ithin the three control animals, the proteome defines a coherent anatomical fingerprint</w:t>
      </w:r>
      <w:r w:rsidR="002B799C">
        <w:rPr>
          <w:rFonts w:ascii="Arial" w:hAnsi="Arial" w:cs="Arial"/>
          <w:lang w:val="en-US"/>
        </w:rPr>
        <w:t xml:space="preserve">. Using eleven pre-specified control-only anatomical contrasts and </w:t>
      </w:r>
      <w:del w:id="220" w:author="Pohl, Tobias" w:date="2026-10-05T14:59:00Z">
        <w:r w:rsidR="002B799C" w:rsidDel="001B1DFD">
          <w:rPr>
            <w:rFonts w:ascii="Arial" w:hAnsi="Arial" w:cs="Arial"/>
            <w:lang w:val="en-US"/>
          </w:rPr>
          <w:delText xml:space="preserve">a </w:delText>
        </w:r>
      </w:del>
      <w:r w:rsidR="002B799C">
        <w:rPr>
          <w:rFonts w:ascii="Arial" w:hAnsi="Arial" w:cs="Arial"/>
          <w:lang w:val="en-US"/>
        </w:rPr>
        <w:t xml:space="preserve">rank-based, phenotype-blind </w:t>
      </w:r>
      <w:proofErr w:type="spellStart"/>
      <w:r w:rsidR="002B799C">
        <w:rPr>
          <w:rFonts w:ascii="Arial" w:hAnsi="Arial" w:cs="Arial"/>
          <w:lang w:val="en-US"/>
        </w:rPr>
        <w:t>slection</w:t>
      </w:r>
      <w:proofErr w:type="spellEnd"/>
      <w:del w:id="221" w:author="Pohl, Tobias" w:date="2026-10-05T14:59:00Z">
        <w:r w:rsidR="002B799C" w:rsidDel="001B1DFD">
          <w:rPr>
            <w:rFonts w:ascii="Arial" w:hAnsi="Arial" w:cs="Arial"/>
            <w:lang w:val="en-US"/>
          </w:rPr>
          <w:delText xml:space="preserve"> rule</w:delText>
        </w:r>
      </w:del>
      <w:r w:rsidR="002B799C">
        <w:rPr>
          <w:rFonts w:ascii="Arial" w:hAnsi="Arial" w:cs="Arial"/>
          <w:lang w:val="en-US"/>
        </w:rPr>
        <w:t xml:space="preserve">, 19 protein rows separated the 18 spatial units into anatomically coherent blocks (Fig. 2d), and ten prespecified compartment markers were most abundant in their expected compartment (Fig. 2e). </w:t>
      </w:r>
    </w:p>
    <w:p w14:paraId="08436D92" w14:textId="3C8D7868" w:rsidR="00585A21" w:rsidRDefault="002B799C" w:rsidP="00C036E6">
      <w:pPr>
        <w:spacing w:line="360" w:lineRule="auto"/>
        <w:rPr>
          <w:rFonts w:ascii="Arial" w:hAnsi="Arial" w:cs="Arial"/>
          <w:lang w:val="en-US"/>
        </w:rPr>
      </w:pPr>
      <w:r>
        <w:rPr>
          <w:rFonts w:ascii="Arial" w:hAnsi="Arial" w:cs="Arial"/>
          <w:lang w:val="en-US"/>
        </w:rPr>
        <w:t xml:space="preserve">Bilateral </w:t>
      </w:r>
      <w:del w:id="222" w:author="Pohl, Tobias" w:date="2026-10-05T15:00:00Z">
        <w:r w:rsidDel="001B1DFD">
          <w:rPr>
            <w:rFonts w:ascii="Arial" w:hAnsi="Arial" w:cs="Arial"/>
            <w:lang w:val="en-US"/>
          </w:rPr>
          <w:delText xml:space="preserve">concordance </w:delText>
        </w:r>
      </w:del>
      <w:ins w:id="223" w:author="Pohl, Tobias" w:date="2026-10-05T15:00:00Z">
        <w:r w:rsidR="001B1DFD">
          <w:rPr>
            <w:rFonts w:ascii="Arial" w:hAnsi="Arial" w:cs="Arial"/>
            <w:lang w:val="en-US"/>
          </w:rPr>
          <w:t xml:space="preserve">similarity </w:t>
        </w:r>
      </w:ins>
      <w:r>
        <w:rPr>
          <w:rFonts w:ascii="Arial" w:hAnsi="Arial" w:cs="Arial"/>
          <w:lang w:val="en-US"/>
        </w:rPr>
        <w:t xml:space="preserve">varies more by measurement compartment than by anatomical scale. Comparing the per-protein anatomical contrast estimate obtained independently from each hemisphere of the same three control animals, left-right Pearson correlation was highest for neuronal-soma regional contrasts (median 0.80, range 0.72-0.92), intermediate and widest in the neuropil (median 0.74, range 0.38-0.85), and lowest for the microglia-enriched ROI (median 0.56, range 0.50-0.76; Fig. 2f, </w:t>
      </w:r>
      <w:del w:id="224" w:author="Pohl, Tobias" w:date="2026-09-22T17:53:00Z">
        <w:r w:rsidDel="007111B9">
          <w:rPr>
            <w:rFonts w:ascii="Arial" w:hAnsi="Arial" w:cs="Arial"/>
            <w:lang w:val="en-US"/>
          </w:rPr>
          <w:delText>Extended Data</w:delText>
        </w:r>
      </w:del>
      <w:ins w:id="225" w:author="Pohl, Tobias" w:date="2026-09-22T17:53:00Z">
        <w:r w:rsidR="007111B9">
          <w:rPr>
            <w:rFonts w:ascii="Arial" w:hAnsi="Arial" w:cs="Arial"/>
            <w:lang w:val="en-US"/>
          </w:rPr>
          <w:t>Supp.</w:t>
        </w:r>
      </w:ins>
      <w:r>
        <w:rPr>
          <w:rFonts w:ascii="Arial" w:hAnsi="Arial" w:cs="Arial"/>
          <w:lang w:val="en-US"/>
        </w:rPr>
        <w:t xml:space="preserve"> Fig. 1a). </w:t>
      </w:r>
      <w:ins w:id="226" w:author="Pohl, Tobias" w:date="2026-10-05T15:01:00Z">
        <w:r w:rsidR="001B1DFD">
          <w:rPr>
            <w:rFonts w:ascii="Arial" w:hAnsi="Arial" w:cs="Arial"/>
            <w:lang w:val="en-US"/>
          </w:rPr>
          <w:t xml:space="preserve">Importantly, </w:t>
        </w:r>
      </w:ins>
      <w:del w:id="227" w:author="Pohl, Tobias" w:date="2026-10-05T15:01:00Z">
        <w:r w:rsidR="00585A21" w:rsidDel="001B1DFD">
          <w:rPr>
            <w:rFonts w:ascii="Arial" w:hAnsi="Arial" w:cs="Arial"/>
            <w:lang w:val="en-US"/>
          </w:rPr>
          <w:delText>A</w:delText>
        </w:r>
      </w:del>
      <w:ins w:id="228" w:author="Pohl, Tobias" w:date="2026-10-05T15:01:00Z">
        <w:r w:rsidR="001B1DFD">
          <w:rPr>
            <w:rFonts w:ascii="Arial" w:hAnsi="Arial" w:cs="Arial"/>
            <w:lang w:val="en-US"/>
          </w:rPr>
          <w:t>a</w:t>
        </w:r>
      </w:ins>
      <w:r w:rsidR="00585A21">
        <w:rPr>
          <w:rFonts w:ascii="Arial" w:hAnsi="Arial" w:cs="Arial"/>
          <w:lang w:val="en-US"/>
        </w:rPr>
        <w:t xml:space="preserve">natomical scale </w:t>
      </w:r>
      <w:del w:id="229" w:author="Pohl, Tobias" w:date="2026-09-24T14:37:00Z">
        <w:r w:rsidR="00585A21" w:rsidDel="001B773E">
          <w:rPr>
            <w:rFonts w:ascii="Arial" w:hAnsi="Arial" w:cs="Arial"/>
            <w:lang w:val="en-US"/>
          </w:rPr>
          <w:delText xml:space="preserve">as such </w:delText>
        </w:r>
      </w:del>
      <w:ins w:id="230" w:author="Pohl, Tobias" w:date="2026-10-05T15:01:00Z">
        <w:r w:rsidR="001B1DFD">
          <w:rPr>
            <w:rFonts w:ascii="Arial" w:hAnsi="Arial" w:cs="Arial"/>
            <w:lang w:val="en-US"/>
          </w:rPr>
          <w:t>was</w:t>
        </w:r>
      </w:ins>
      <w:del w:id="231" w:author="Pohl, Tobias" w:date="2026-10-05T15:01:00Z">
        <w:r w:rsidR="00585A21" w:rsidDel="001B1DFD">
          <w:rPr>
            <w:rFonts w:ascii="Arial" w:hAnsi="Arial" w:cs="Arial"/>
            <w:lang w:val="en-US"/>
          </w:rPr>
          <w:delText>is</w:delText>
        </w:r>
      </w:del>
      <w:r w:rsidR="00585A21">
        <w:rPr>
          <w:rFonts w:ascii="Arial" w:hAnsi="Arial" w:cs="Arial"/>
          <w:lang w:val="en-US"/>
        </w:rPr>
        <w:t xml:space="preserve"> not the discriminating factor: </w:t>
      </w:r>
      <w:proofErr w:type="spellStart"/>
      <w:r w:rsidR="00585A21">
        <w:rPr>
          <w:rFonts w:ascii="Arial" w:hAnsi="Arial" w:cs="Arial"/>
          <w:lang w:val="en-US"/>
        </w:rPr>
        <w:t>dentage</w:t>
      </w:r>
      <w:proofErr w:type="spellEnd"/>
      <w:r w:rsidR="00585A21">
        <w:rPr>
          <w:rFonts w:ascii="Arial" w:hAnsi="Arial" w:cs="Arial"/>
          <w:lang w:val="en-US"/>
        </w:rPr>
        <w:t xml:space="preserve">-gyrus layer contrasts reproduced as well as the better regional contrasts (r = 0.81), and CA1 stratum </w:t>
      </w:r>
      <w:proofErr w:type="spellStart"/>
      <w:r w:rsidR="00585A21">
        <w:rPr>
          <w:rFonts w:ascii="Arial" w:hAnsi="Arial" w:cs="Arial"/>
          <w:lang w:val="en-US"/>
        </w:rPr>
        <w:t>lacunosum-moleculare</w:t>
      </w:r>
      <w:proofErr w:type="spellEnd"/>
      <w:r w:rsidR="00585A21">
        <w:rPr>
          <w:rFonts w:ascii="Arial" w:hAnsi="Arial" w:cs="Arial"/>
          <w:lang w:val="en-US"/>
        </w:rPr>
        <w:t xml:space="preserve"> (r = 0.74) sat at the inventory median. The two lowest values in the inventory were both CA1 laminar: stratum </w:t>
      </w:r>
      <w:proofErr w:type="spellStart"/>
      <w:r w:rsidR="00585A21">
        <w:rPr>
          <w:rFonts w:ascii="Arial" w:hAnsi="Arial" w:cs="Arial"/>
          <w:lang w:val="en-US"/>
        </w:rPr>
        <w:t>oriens</w:t>
      </w:r>
      <w:proofErr w:type="spellEnd"/>
      <w:r w:rsidR="00585A21">
        <w:rPr>
          <w:rFonts w:ascii="Arial" w:hAnsi="Arial" w:cs="Arial"/>
          <w:lang w:val="en-US"/>
        </w:rPr>
        <w:t xml:space="preserve"> (r = 0.38) and the stratum </w:t>
      </w:r>
      <w:proofErr w:type="spellStart"/>
      <w:r w:rsidR="00585A21">
        <w:rPr>
          <w:rFonts w:ascii="Arial" w:hAnsi="Arial" w:cs="Arial"/>
          <w:lang w:val="en-US"/>
        </w:rPr>
        <w:t>radiatum</w:t>
      </w:r>
      <w:proofErr w:type="spellEnd"/>
      <w:r w:rsidR="00585A21">
        <w:rPr>
          <w:rFonts w:ascii="Arial" w:hAnsi="Arial" w:cs="Arial"/>
          <w:lang w:val="en-US"/>
        </w:rPr>
        <w:t xml:space="preserve"> (r = 0.49). They were followed by the four microglia-enriched regional contrasts (r = 0.50 – 0.76).</w:t>
      </w:r>
    </w:p>
    <w:p w14:paraId="6647E857" w14:textId="25AEF053" w:rsidR="002460E4" w:rsidRDefault="00585A21" w:rsidP="00C036E6">
      <w:pPr>
        <w:spacing w:line="360" w:lineRule="auto"/>
        <w:rPr>
          <w:rFonts w:ascii="Arial" w:hAnsi="Arial" w:cs="Arial"/>
          <w:lang w:val="en-US"/>
        </w:rPr>
      </w:pPr>
      <w:r>
        <w:rPr>
          <w:rFonts w:ascii="Arial" w:hAnsi="Arial" w:cs="Arial"/>
          <w:lang w:val="en-US"/>
        </w:rPr>
        <w:t xml:space="preserve">Consistent with hemispheres being repeated tissue rather than independent samples, </w:t>
      </w:r>
      <w:proofErr w:type="spellStart"/>
      <w:r>
        <w:rPr>
          <w:rFonts w:ascii="Arial" w:hAnsi="Arial" w:cs="Arial"/>
          <w:lang w:val="en-US"/>
        </w:rPr>
        <w:t>averagine</w:t>
      </w:r>
      <w:proofErr w:type="spellEnd"/>
      <w:r>
        <w:rPr>
          <w:rFonts w:ascii="Arial" w:hAnsi="Arial" w:cs="Arial"/>
          <w:lang w:val="en-US"/>
        </w:rPr>
        <w:t xml:space="preserve"> the two </w:t>
      </w:r>
      <w:r w:rsidR="002460E4">
        <w:rPr>
          <w:rFonts w:ascii="Arial" w:hAnsi="Arial" w:cs="Arial"/>
          <w:lang w:val="en-US"/>
        </w:rPr>
        <w:t>hemispheres raised the interclass correlation scores from a median of 0.33 to 0.50 for compartment scores and from 0.32 to 0.48 for reference-marker scores (</w:t>
      </w:r>
      <w:del w:id="232" w:author="Pohl, Tobias" w:date="2026-09-22T17:52:00Z">
        <w:r w:rsidR="002460E4" w:rsidDel="007111B9">
          <w:rPr>
            <w:rFonts w:ascii="Arial" w:hAnsi="Arial" w:cs="Arial"/>
            <w:lang w:val="en-US"/>
          </w:rPr>
          <w:delText>Extended Data</w:delText>
        </w:r>
      </w:del>
      <w:ins w:id="233" w:author="Pohl, Tobias" w:date="2026-09-22T17:52:00Z">
        <w:r w:rsidR="007111B9">
          <w:rPr>
            <w:rFonts w:ascii="Arial" w:hAnsi="Arial" w:cs="Arial"/>
            <w:lang w:val="en-US"/>
          </w:rPr>
          <w:t>Supp</w:t>
        </w:r>
      </w:ins>
      <w:ins w:id="234" w:author="Pohl, Tobias" w:date="2026-09-22T17:53:00Z">
        <w:r w:rsidR="007111B9">
          <w:rPr>
            <w:rFonts w:ascii="Arial" w:hAnsi="Arial" w:cs="Arial"/>
            <w:lang w:val="en-US"/>
          </w:rPr>
          <w:t>.</w:t>
        </w:r>
      </w:ins>
      <w:r w:rsidR="002460E4">
        <w:rPr>
          <w:rFonts w:ascii="Arial" w:hAnsi="Arial" w:cs="Arial"/>
          <w:lang w:val="en-US"/>
        </w:rPr>
        <w:t xml:space="preserve"> Fig. 1b), which is why all downstream inference is performed on bilaterally aggregated, animal-level values.</w:t>
      </w:r>
    </w:p>
    <w:p w14:paraId="5DA701AA" w14:textId="228E5465" w:rsidR="002460E4" w:rsidRDefault="002460E4" w:rsidP="00C036E6">
      <w:pPr>
        <w:spacing w:line="360" w:lineRule="auto"/>
        <w:rPr>
          <w:rFonts w:ascii="Arial" w:hAnsi="Arial" w:cs="Arial"/>
          <w:lang w:val="en-US"/>
        </w:rPr>
      </w:pPr>
      <w:r>
        <w:rPr>
          <w:rFonts w:ascii="Arial" w:hAnsi="Arial" w:cs="Arial"/>
          <w:lang w:val="en-US"/>
        </w:rPr>
        <w:t xml:space="preserve">Finally, the neuropil and neuronal-soma spatial assignments </w:t>
      </w:r>
      <w:del w:id="235" w:author="Pohl, Tobias" w:date="2026-09-22T17:51:00Z">
        <w:r w:rsidDel="00A45EFF">
          <w:rPr>
            <w:rFonts w:ascii="Arial" w:hAnsi="Arial" w:cs="Arial"/>
            <w:lang w:val="en-US"/>
          </w:rPr>
          <w:delText>recover independently published hippocampal anatomy</w:delText>
        </w:r>
      </w:del>
      <w:ins w:id="236" w:author="Pohl, Tobias" w:date="2026-09-22T17:51:00Z">
        <w:r w:rsidR="00A45EFF">
          <w:rPr>
            <w:rFonts w:ascii="Arial" w:hAnsi="Arial" w:cs="Arial"/>
            <w:lang w:val="en-US"/>
          </w:rPr>
          <w:t xml:space="preserve">recapitulated and confirmed independently reported hippocampal </w:t>
        </w:r>
      </w:ins>
      <w:ins w:id="237" w:author="Pohl, Tobias" w:date="2026-09-24T13:43:00Z">
        <w:r w:rsidR="006A79BA">
          <w:rPr>
            <w:rFonts w:ascii="Arial" w:hAnsi="Arial" w:cs="Arial"/>
            <w:lang w:val="en-US"/>
          </w:rPr>
          <w:t>a</w:t>
        </w:r>
      </w:ins>
      <w:ins w:id="238" w:author="Pohl, Tobias" w:date="2026-09-22T17:51:00Z">
        <w:r w:rsidR="00A45EFF">
          <w:rPr>
            <w:rFonts w:ascii="Arial" w:hAnsi="Arial" w:cs="Arial"/>
            <w:lang w:val="en-US"/>
          </w:rPr>
          <w:t>natomy</w:t>
        </w:r>
      </w:ins>
      <w:r>
        <w:rPr>
          <w:rFonts w:ascii="Arial" w:hAnsi="Arial" w:cs="Arial"/>
          <w:lang w:val="en-US"/>
        </w:rPr>
        <w:t>.</w:t>
      </w:r>
      <w:ins w:id="239" w:author="Pohl, Tobias" w:date="2026-09-22T17:51:00Z">
        <w:r w:rsidR="00A45EFF">
          <w:rPr>
            <w:rFonts w:ascii="Arial" w:hAnsi="Arial" w:cs="Arial"/>
            <w:lang w:val="en-US"/>
          </w:rPr>
          <w:t xml:space="preserve"> We tested nine control-only anatomical </w:t>
        </w:r>
      </w:ins>
      <w:del w:id="240" w:author="Pohl, Tobias" w:date="2026-09-22T17:51:00Z">
        <w:r w:rsidDel="00A45EFF">
          <w:rPr>
            <w:rFonts w:ascii="Arial" w:hAnsi="Arial" w:cs="Arial"/>
            <w:lang w:val="en-US"/>
          </w:rPr>
          <w:delText xml:space="preserve"> Testing nine control-only internal anatomical </w:delText>
        </w:r>
      </w:del>
      <w:r>
        <w:rPr>
          <w:rFonts w:ascii="Arial" w:hAnsi="Arial" w:cs="Arial"/>
          <w:lang w:val="en-US"/>
        </w:rPr>
        <w:t>contrasts (five neuropil, four neuronal soma; three control an</w:t>
      </w:r>
      <w:del w:id="241" w:author="Pohl, Tobias" w:date="2026-09-24T13:43:00Z">
        <w:r w:rsidDel="006A79BA">
          <w:rPr>
            <w:rFonts w:ascii="Arial" w:hAnsi="Arial" w:cs="Arial"/>
            <w:lang w:val="en-US"/>
          </w:rPr>
          <w:delText>a</w:delText>
        </w:r>
      </w:del>
      <w:r>
        <w:rPr>
          <w:rFonts w:ascii="Arial" w:hAnsi="Arial" w:cs="Arial"/>
          <w:lang w:val="en-US"/>
        </w:rPr>
        <w:t>imals) against seven hippocampal subregion and synaptic signatures reported by an independent study (</w:t>
      </w:r>
      <w:proofErr w:type="spellStart"/>
      <w:r>
        <w:rPr>
          <w:rFonts w:ascii="Arial" w:hAnsi="Arial" w:cs="Arial"/>
          <w:lang w:val="en-US"/>
        </w:rPr>
        <w:t>Kaulich</w:t>
      </w:r>
      <w:proofErr w:type="spellEnd"/>
      <w:r>
        <w:rPr>
          <w:rFonts w:ascii="Arial" w:hAnsi="Arial" w:cs="Arial"/>
          <w:lang w:val="en-US"/>
        </w:rPr>
        <w:t xml:space="preserve"> et al., 2025)</w:t>
      </w:r>
      <w:ins w:id="242" w:author="Pohl, Tobias" w:date="2026-09-22T17:52:00Z">
        <w:r w:rsidR="00A45EFF">
          <w:rPr>
            <w:rFonts w:ascii="Arial" w:hAnsi="Arial" w:cs="Arial"/>
            <w:lang w:val="en-US"/>
          </w:rPr>
          <w:t>.</w:t>
        </w:r>
      </w:ins>
      <w:del w:id="243" w:author="Pohl, Tobias" w:date="2026-09-22T17:52:00Z">
        <w:r w:rsidDel="00A45EFF">
          <w:rPr>
            <w:rFonts w:ascii="Arial" w:hAnsi="Arial" w:cs="Arial"/>
            <w:lang w:val="en-US"/>
          </w:rPr>
          <w:delText>,</w:delText>
        </w:r>
      </w:del>
      <w:r>
        <w:rPr>
          <w:rFonts w:ascii="Arial" w:hAnsi="Arial" w:cs="Arial"/>
          <w:lang w:val="en-US"/>
        </w:rPr>
        <w:t xml:space="preserve"> </w:t>
      </w:r>
      <w:ins w:id="244" w:author="Pohl, Tobias" w:date="2026-09-22T17:52:00Z">
        <w:r w:rsidR="00A45EFF">
          <w:rPr>
            <w:rFonts w:ascii="Arial" w:hAnsi="Arial" w:cs="Arial"/>
            <w:lang w:val="en-US"/>
          </w:rPr>
          <w:t>A</w:t>
        </w:r>
      </w:ins>
      <w:del w:id="245" w:author="Pohl, Tobias" w:date="2026-09-22T17:52:00Z">
        <w:r w:rsidDel="00A45EFF">
          <w:rPr>
            <w:rFonts w:ascii="Arial" w:hAnsi="Arial" w:cs="Arial"/>
            <w:lang w:val="en-US"/>
          </w:rPr>
          <w:delText>a</w:delText>
        </w:r>
      </w:del>
      <w:r>
        <w:rPr>
          <w:rFonts w:ascii="Arial" w:hAnsi="Arial" w:cs="Arial"/>
          <w:lang w:val="en-US"/>
        </w:rPr>
        <w:t xml:space="preserve">ll ten a-priori expected contrast-signature pairings were recovered in the </w:t>
      </w:r>
      <w:ins w:id="246" w:author="Pohl, Tobias" w:date="2026-09-22T17:52:00Z">
        <w:r w:rsidR="00A45EFF">
          <w:rPr>
            <w:rFonts w:ascii="Arial" w:hAnsi="Arial" w:cs="Arial"/>
            <w:lang w:val="en-US"/>
          </w:rPr>
          <w:t>e</w:t>
        </w:r>
      </w:ins>
      <w:del w:id="247" w:author="Pohl, Tobias" w:date="2026-09-22T17:52:00Z">
        <w:r w:rsidDel="00A45EFF">
          <w:rPr>
            <w:rFonts w:ascii="Arial" w:hAnsi="Arial" w:cs="Arial"/>
            <w:lang w:val="en-US"/>
          </w:rPr>
          <w:delText>e</w:delText>
        </w:r>
      </w:del>
      <w:r>
        <w:rPr>
          <w:rFonts w:ascii="Arial" w:hAnsi="Arial" w:cs="Arial"/>
          <w:lang w:val="en-US"/>
        </w:rPr>
        <w:t xml:space="preserve">xpected direction and all ten were supported under the stored signature-family correction (normalized enrichment score 1.95-3.69 for positive direction pairings; Fig. 2g, </w:t>
      </w:r>
      <w:del w:id="248" w:author="Pohl, Tobias" w:date="2026-09-22T17:53:00Z">
        <w:r w:rsidDel="007111B9">
          <w:rPr>
            <w:rFonts w:ascii="Arial" w:hAnsi="Arial" w:cs="Arial"/>
            <w:lang w:val="en-US"/>
          </w:rPr>
          <w:delText>Extended Data</w:delText>
        </w:r>
      </w:del>
      <w:ins w:id="249" w:author="Pohl, Tobias" w:date="2026-09-22T17:53:00Z">
        <w:r w:rsidR="007111B9">
          <w:rPr>
            <w:rFonts w:ascii="Arial" w:hAnsi="Arial" w:cs="Arial"/>
            <w:lang w:val="en-US"/>
          </w:rPr>
          <w:t>Supp.</w:t>
        </w:r>
      </w:ins>
      <w:r>
        <w:rPr>
          <w:rFonts w:ascii="Arial" w:hAnsi="Arial" w:cs="Arial"/>
          <w:lang w:val="en-US"/>
        </w:rPr>
        <w:t xml:space="preserve"> Fig. 2b). No external anatomical signature was available for the microglia-enriched compartment, which is therefore not externally anchored.</w:t>
      </w:r>
    </w:p>
    <w:p w14:paraId="21074B36" w14:textId="0D08F08B" w:rsidR="007F4A59" w:rsidRDefault="002460E4" w:rsidP="00C036E6">
      <w:pPr>
        <w:spacing w:line="360" w:lineRule="auto"/>
        <w:rPr>
          <w:ins w:id="250" w:author="Pohl, Tobias" w:date="2026-09-24T13:52:00Z"/>
          <w:rFonts w:ascii="Arial" w:hAnsi="Arial" w:cs="Arial"/>
          <w:lang w:val="en-US"/>
        </w:rPr>
      </w:pPr>
      <w:r>
        <w:rPr>
          <w:rFonts w:ascii="Arial" w:hAnsi="Arial" w:cs="Arial"/>
          <w:lang w:val="en-US"/>
        </w:rPr>
        <w:lastRenderedPageBreak/>
        <w:t xml:space="preserve">Together, these results </w:t>
      </w:r>
      <w:del w:id="251" w:author="Pohl, Tobias" w:date="2026-09-25T10:18:00Z">
        <w:r w:rsidDel="00D275E4">
          <w:rPr>
            <w:rFonts w:ascii="Arial" w:hAnsi="Arial" w:cs="Arial"/>
            <w:lang w:val="en-US"/>
          </w:rPr>
          <w:delText>show that the workflow resolves</w:delText>
        </w:r>
      </w:del>
      <w:ins w:id="252" w:author="Pohl, Tobias" w:date="2026-09-25T10:18:00Z">
        <w:r w:rsidR="00D275E4">
          <w:rPr>
            <w:rFonts w:ascii="Arial" w:hAnsi="Arial" w:cs="Arial"/>
            <w:lang w:val="en-US"/>
          </w:rPr>
          <w:t>demonstrate that we resolved</w:t>
        </w:r>
      </w:ins>
      <w:r>
        <w:rPr>
          <w:rFonts w:ascii="Arial" w:hAnsi="Arial" w:cs="Arial"/>
          <w:lang w:val="en-US"/>
        </w:rPr>
        <w:t xml:space="preserve"> hippocampal molecular organization </w:t>
      </w:r>
      <w:del w:id="253" w:author="Pohl, Tobias" w:date="2026-09-25T10:18:00Z">
        <w:r w:rsidDel="00D275E4">
          <w:rPr>
            <w:rFonts w:ascii="Arial" w:hAnsi="Arial" w:cs="Arial"/>
            <w:lang w:val="en-US"/>
          </w:rPr>
          <w:delText xml:space="preserve">that </w:delText>
        </w:r>
      </w:del>
      <w:ins w:id="254" w:author="Pohl, Tobias" w:date="2026-09-25T10:18:00Z">
        <w:r w:rsidR="00D275E4">
          <w:rPr>
            <w:rFonts w:ascii="Arial" w:hAnsi="Arial" w:cs="Arial"/>
            <w:lang w:val="en-US"/>
          </w:rPr>
          <w:t xml:space="preserve">which </w:t>
        </w:r>
      </w:ins>
      <w:r>
        <w:rPr>
          <w:rFonts w:ascii="Arial" w:hAnsi="Arial" w:cs="Arial"/>
          <w:lang w:val="en-US"/>
        </w:rPr>
        <w:t>is reproducible between the two hemispheres of the same animal</w:t>
      </w:r>
      <w:r w:rsidR="000A1D26">
        <w:rPr>
          <w:rFonts w:ascii="Arial" w:hAnsi="Arial" w:cs="Arial"/>
          <w:lang w:val="en-US"/>
        </w:rPr>
        <w:t xml:space="preserve">. At the anatomical scale each compartment supports region x layer in the neuropil and </w:t>
      </w:r>
      <w:proofErr w:type="spellStart"/>
      <w:r w:rsidR="000A1D26">
        <w:rPr>
          <w:rFonts w:ascii="Arial" w:hAnsi="Arial" w:cs="Arial"/>
          <w:lang w:val="en-US"/>
        </w:rPr>
        <w:t>ergion</w:t>
      </w:r>
      <w:proofErr w:type="spellEnd"/>
      <w:r w:rsidR="000A1D26">
        <w:rPr>
          <w:rFonts w:ascii="Arial" w:hAnsi="Arial" w:cs="Arial"/>
          <w:lang w:val="en-US"/>
        </w:rPr>
        <w:t xml:space="preserve"> level in the neuronal-soma and microglia-enriched compartments.</w:t>
      </w:r>
    </w:p>
    <w:p w14:paraId="4EA472FB" w14:textId="76010AC6" w:rsidR="000A1D26" w:rsidRDefault="006A5538" w:rsidP="00C036E6">
      <w:pPr>
        <w:spacing w:line="360" w:lineRule="auto"/>
        <w:rPr>
          <w:rFonts w:ascii="Arial" w:hAnsi="Arial" w:cs="Arial"/>
          <w:lang w:val="en-US"/>
        </w:rPr>
      </w:pPr>
      <w:r w:rsidRPr="005752A5">
        <w:rPr>
          <w:rFonts w:ascii="Arial" w:hAnsi="Arial" w:cs="Arial"/>
          <w:lang w:val="en-US"/>
        </w:rPr>
        <w:br/>
      </w:r>
      <w:r w:rsidRPr="005752A5">
        <w:rPr>
          <w:rFonts w:ascii="Arial" w:hAnsi="Arial" w:cs="Arial"/>
          <w:b/>
          <w:bCs/>
          <w:lang w:val="en-US"/>
        </w:rPr>
        <w:t>Later resilient and susceptible outcomes are associated with sparse protein-level and coordinated, spatially-resolved molecular program differences</w:t>
      </w:r>
      <w:r w:rsidRPr="005752A5">
        <w:rPr>
          <w:rFonts w:ascii="Arial" w:hAnsi="Arial" w:cs="Arial"/>
          <w:lang w:val="en-US"/>
        </w:rPr>
        <w:br/>
      </w:r>
      <w:r w:rsidR="000A1D26">
        <w:rPr>
          <w:rFonts w:ascii="Arial" w:hAnsi="Arial" w:cs="Arial"/>
          <w:lang w:val="en-US"/>
        </w:rPr>
        <w:t>We next asked</w:t>
      </w:r>
      <w:ins w:id="255" w:author="Pohl, Tobias" w:date="2026-09-24T13:44:00Z">
        <w:r w:rsidR="006A79BA">
          <w:rPr>
            <w:rFonts w:ascii="Arial" w:hAnsi="Arial" w:cs="Arial"/>
            <w:lang w:val="en-US"/>
          </w:rPr>
          <w:t xml:space="preserve"> if and</w:t>
        </w:r>
      </w:ins>
      <w:r w:rsidR="000A1D26">
        <w:rPr>
          <w:rFonts w:ascii="Arial" w:hAnsi="Arial" w:cs="Arial"/>
          <w:lang w:val="en-US"/>
        </w:rPr>
        <w:t xml:space="preserve"> how later resilient and susceptible outcomes are </w:t>
      </w:r>
      <w:proofErr w:type="spellStart"/>
      <w:r w:rsidR="000A1D26">
        <w:rPr>
          <w:rFonts w:ascii="Arial" w:hAnsi="Arial" w:cs="Arial"/>
          <w:lang w:val="en-US"/>
        </w:rPr>
        <w:t>respresented</w:t>
      </w:r>
      <w:proofErr w:type="spellEnd"/>
      <w:r w:rsidR="000A1D26">
        <w:rPr>
          <w:rFonts w:ascii="Arial" w:hAnsi="Arial" w:cs="Arial"/>
          <w:lang w:val="en-US"/>
        </w:rPr>
        <w:t xml:space="preserve"> in </w:t>
      </w:r>
      <w:proofErr w:type="spellStart"/>
      <w:r w:rsidR="000A1D26">
        <w:rPr>
          <w:rFonts w:ascii="Arial" w:hAnsi="Arial" w:cs="Arial"/>
          <w:lang w:val="en-US"/>
        </w:rPr>
        <w:t>thise</w:t>
      </w:r>
      <w:proofErr w:type="spellEnd"/>
      <w:r w:rsidR="000A1D26">
        <w:rPr>
          <w:rFonts w:ascii="Arial" w:hAnsi="Arial" w:cs="Arial"/>
          <w:lang w:val="en-US"/>
        </w:rPr>
        <w:t xml:space="preserve"> spatially-resolved proteome. At the level of individual proteins, </w:t>
      </w:r>
      <w:del w:id="256" w:author="Pohl, Tobias" w:date="2026-09-22T17:54:00Z">
        <w:r w:rsidR="000A1D26" w:rsidDel="00110AEF">
          <w:rPr>
            <w:rFonts w:ascii="Arial" w:hAnsi="Arial" w:cs="Arial"/>
            <w:lang w:val="en-US"/>
          </w:rPr>
          <w:delText xml:space="preserve">the answer is that </w:delText>
        </w:r>
      </w:del>
      <w:r w:rsidR="000A1D26">
        <w:rPr>
          <w:rFonts w:ascii="Arial" w:hAnsi="Arial" w:cs="Arial"/>
          <w:lang w:val="en-US"/>
        </w:rPr>
        <w:t xml:space="preserve">they are represented sparsely. Across all 18 spatial </w:t>
      </w:r>
      <w:proofErr w:type="spellStart"/>
      <w:r w:rsidR="000A1D26">
        <w:rPr>
          <w:rFonts w:ascii="Arial" w:hAnsi="Arial" w:cs="Arial"/>
          <w:lang w:val="en-US"/>
        </w:rPr>
        <w:t>untis</w:t>
      </w:r>
      <w:proofErr w:type="spellEnd"/>
      <w:r w:rsidR="000A1D26">
        <w:rPr>
          <w:rFonts w:ascii="Arial" w:hAnsi="Arial" w:cs="Arial"/>
          <w:lang w:val="en-US"/>
        </w:rPr>
        <w:t>, 37 proteins reached FDR support for the susceptible vs resilient contrast, and 12 of the 18 units contained no</w:t>
      </w:r>
      <w:ins w:id="257" w:author="Pohl, Tobias" w:date="2026-09-22T17:55:00Z">
        <w:r w:rsidR="00110AEF">
          <w:rPr>
            <w:rFonts w:ascii="Arial" w:hAnsi="Arial" w:cs="Arial"/>
            <w:lang w:val="en-US"/>
          </w:rPr>
          <w:t xml:space="preserve"> proteins reaching FDR support </w:t>
        </w:r>
      </w:ins>
      <w:del w:id="258" w:author="Pohl, Tobias" w:date="2026-09-22T17:55:00Z">
        <w:r w:rsidR="000A1D26" w:rsidDel="00110AEF">
          <w:rPr>
            <w:rFonts w:ascii="Arial" w:hAnsi="Arial" w:cs="Arial"/>
            <w:lang w:val="en-US"/>
          </w:rPr>
          <w:delText xml:space="preserve">ne at all </w:delText>
        </w:r>
      </w:del>
      <w:r w:rsidR="000A1D26">
        <w:rPr>
          <w:rFonts w:ascii="Arial" w:hAnsi="Arial" w:cs="Arial"/>
          <w:lang w:val="en-US"/>
        </w:rPr>
        <w:t>(Fig. 3a). Of the 37</w:t>
      </w:r>
      <w:ins w:id="259" w:author="Pohl, Tobias" w:date="2026-09-24T13:44:00Z">
        <w:r w:rsidR="006A79BA">
          <w:rPr>
            <w:rFonts w:ascii="Arial" w:hAnsi="Arial" w:cs="Arial"/>
            <w:lang w:val="en-US"/>
          </w:rPr>
          <w:t xml:space="preserve"> reaching FDR support</w:t>
        </w:r>
      </w:ins>
      <w:r w:rsidR="000A1D26">
        <w:rPr>
          <w:rFonts w:ascii="Arial" w:hAnsi="Arial" w:cs="Arial"/>
          <w:lang w:val="en-US"/>
        </w:rPr>
        <w:t>, 28 were in a single neuropil unit, CA2 stratum-</w:t>
      </w:r>
      <w:proofErr w:type="spellStart"/>
      <w:r w:rsidR="000A1D26">
        <w:rPr>
          <w:rFonts w:ascii="Arial" w:hAnsi="Arial" w:cs="Arial"/>
          <w:lang w:val="en-US"/>
        </w:rPr>
        <w:t>moleculare</w:t>
      </w:r>
      <w:proofErr w:type="spellEnd"/>
      <w:r w:rsidR="000A1D26">
        <w:rPr>
          <w:rFonts w:ascii="Arial" w:hAnsi="Arial" w:cs="Arial"/>
          <w:lang w:val="en-US"/>
        </w:rPr>
        <w:t>.</w:t>
      </w:r>
    </w:p>
    <w:p w14:paraId="17E29F50" w14:textId="465FF530" w:rsidR="000A1D26" w:rsidRDefault="006A79BA" w:rsidP="00C036E6">
      <w:pPr>
        <w:spacing w:line="360" w:lineRule="auto"/>
        <w:rPr>
          <w:rFonts w:ascii="Arial" w:hAnsi="Arial" w:cs="Arial"/>
          <w:lang w:val="en-US"/>
        </w:rPr>
      </w:pPr>
      <w:ins w:id="260" w:author="Pohl, Tobias" w:date="2026-09-24T13:44:00Z">
        <w:r>
          <w:rPr>
            <w:rFonts w:ascii="Arial" w:hAnsi="Arial" w:cs="Arial"/>
            <w:lang w:val="en-US"/>
          </w:rPr>
          <w:t>However, followin</w:t>
        </w:r>
      </w:ins>
      <w:ins w:id="261" w:author="Pohl, Tobias" w:date="2026-09-24T13:45:00Z">
        <w:r>
          <w:rPr>
            <w:rFonts w:ascii="Arial" w:hAnsi="Arial" w:cs="Arial"/>
            <w:lang w:val="en-US"/>
          </w:rPr>
          <w:t xml:space="preserve">g </w:t>
        </w:r>
      </w:ins>
      <w:del w:id="262" w:author="Pohl, Tobias" w:date="2026-09-24T13:44:00Z">
        <w:r w:rsidR="000A1D26" w:rsidDel="006A79BA">
          <w:rPr>
            <w:rFonts w:ascii="Arial" w:hAnsi="Arial" w:cs="Arial"/>
            <w:lang w:val="en-US"/>
          </w:rPr>
          <w:delText xml:space="preserve">That apparent concentration weakens substantially under </w:delText>
        </w:r>
      </w:del>
      <w:r w:rsidR="000A1D26">
        <w:rPr>
          <w:rFonts w:ascii="Arial" w:hAnsi="Arial" w:cs="Arial"/>
          <w:lang w:val="en-US"/>
        </w:rPr>
        <w:t>quality-control</w:t>
      </w:r>
      <w:ins w:id="263" w:author="Pohl, Tobias" w:date="2026-09-24T13:45:00Z">
        <w:r>
          <w:rPr>
            <w:rFonts w:ascii="Arial" w:hAnsi="Arial" w:cs="Arial"/>
            <w:lang w:val="en-US"/>
          </w:rPr>
          <w:t xml:space="preserve">, we can report only </w:t>
        </w:r>
      </w:ins>
      <w:del w:id="264" w:author="Pohl, Tobias" w:date="2026-09-24T13:45:00Z">
        <w:r w:rsidR="000A1D26" w:rsidDel="006A79BA">
          <w:rPr>
            <w:rFonts w:ascii="Arial" w:hAnsi="Arial" w:cs="Arial"/>
            <w:lang w:val="en-US"/>
          </w:rPr>
          <w:delText xml:space="preserve"> scrutiny- from 28 proteins to 6</w:delText>
        </w:r>
      </w:del>
      <w:ins w:id="265" w:author="Pohl, Tobias" w:date="2026-09-24T13:45:00Z">
        <w:r>
          <w:rPr>
            <w:rFonts w:ascii="Arial" w:hAnsi="Arial" w:cs="Arial"/>
            <w:lang w:val="en-US"/>
          </w:rPr>
          <w:t>six</w:t>
        </w:r>
      </w:ins>
      <w:ins w:id="266" w:author="Pohl, Tobias" w:date="2026-10-05T15:04:00Z">
        <w:r w:rsidR="004876B0">
          <w:rPr>
            <w:rFonts w:ascii="Arial" w:hAnsi="Arial" w:cs="Arial"/>
            <w:lang w:val="en-US"/>
          </w:rPr>
          <w:t>, which is due to</w:t>
        </w:r>
      </w:ins>
      <w:del w:id="267" w:author="Pohl, Tobias" w:date="2026-09-24T13:45:00Z">
        <w:r w:rsidR="000A1D26" w:rsidDel="006A79BA">
          <w:rPr>
            <w:rFonts w:ascii="Arial" w:hAnsi="Arial" w:cs="Arial"/>
            <w:lang w:val="en-US"/>
          </w:rPr>
          <w:delText>- and we report it</w:delText>
        </w:r>
      </w:del>
      <w:ins w:id="268" w:author="Pohl, Tobias" w:date="2026-10-05T15:04:00Z">
        <w:r w:rsidR="004876B0">
          <w:rPr>
            <w:rFonts w:ascii="Arial" w:hAnsi="Arial" w:cs="Arial"/>
            <w:lang w:val="en-US"/>
          </w:rPr>
          <w:t xml:space="preserve"> the</w:t>
        </w:r>
      </w:ins>
      <w:del w:id="269" w:author="Pohl, Tobias" w:date="2026-10-05T15:04:00Z">
        <w:r w:rsidR="000A1D26" w:rsidDel="004876B0">
          <w:rPr>
            <w:rFonts w:ascii="Arial" w:hAnsi="Arial" w:cs="Arial"/>
            <w:lang w:val="en-US"/>
          </w:rPr>
          <w:delText xml:space="preserve"> </w:delText>
        </w:r>
      </w:del>
      <w:ins w:id="270" w:author="Pohl, Tobias" w:date="2026-09-24T13:45:00Z">
        <w:r>
          <w:rPr>
            <w:rFonts w:ascii="Arial" w:hAnsi="Arial" w:cs="Arial"/>
            <w:lang w:val="en-US"/>
          </w:rPr>
          <w:t xml:space="preserve"> </w:t>
        </w:r>
      </w:ins>
      <w:del w:id="271" w:author="Pohl, Tobias" w:date="2026-09-24T13:45:00Z">
        <w:r w:rsidR="000A1D26" w:rsidDel="006A79BA">
          <w:rPr>
            <w:rFonts w:ascii="Arial" w:hAnsi="Arial" w:cs="Arial"/>
            <w:lang w:val="en-US"/>
          </w:rPr>
          <w:delText xml:space="preserve">as a qualified rather athan a headline result. </w:delText>
        </w:r>
      </w:del>
      <w:r w:rsidR="000A1D26">
        <w:rPr>
          <w:rFonts w:ascii="Arial" w:hAnsi="Arial" w:cs="Arial"/>
          <w:lang w:val="en-US"/>
        </w:rPr>
        <w:t xml:space="preserve">CA2-SLM </w:t>
      </w:r>
      <w:ins w:id="272" w:author="Pohl, Tobias" w:date="2026-09-24T13:48:00Z">
        <w:r>
          <w:rPr>
            <w:rFonts w:ascii="Arial" w:hAnsi="Arial" w:cs="Arial"/>
            <w:lang w:val="en-US"/>
          </w:rPr>
          <w:t>show</w:t>
        </w:r>
      </w:ins>
      <w:ins w:id="273" w:author="Pohl, Tobias" w:date="2026-10-05T15:04:00Z">
        <w:r w:rsidR="004876B0">
          <w:rPr>
            <w:rFonts w:ascii="Arial" w:hAnsi="Arial" w:cs="Arial"/>
            <w:lang w:val="en-US"/>
          </w:rPr>
          <w:t>ing</w:t>
        </w:r>
      </w:ins>
      <w:del w:id="274" w:author="Pohl, Tobias" w:date="2026-09-24T13:48:00Z">
        <w:r w:rsidR="000A1D26" w:rsidDel="006A79BA">
          <w:rPr>
            <w:rFonts w:ascii="Arial" w:hAnsi="Arial" w:cs="Arial"/>
            <w:lang w:val="en-US"/>
          </w:rPr>
          <w:delText>carried</w:delText>
        </w:r>
      </w:del>
      <w:r w:rsidR="000A1D26">
        <w:rPr>
          <w:rFonts w:ascii="Arial" w:hAnsi="Arial" w:cs="Arial"/>
          <w:lang w:val="en-US"/>
        </w:rPr>
        <w:t xml:space="preserve"> the highest pre-imputation missingness of the ten neuropil units (6.2-24.8% across acquisitions) and that missingness was itself unequal between groups. </w:t>
      </w:r>
      <w:del w:id="275" w:author="Pohl, Tobias" w:date="2026-09-24T13:46:00Z">
        <w:r w:rsidR="000A1D26" w:rsidDel="006A79BA">
          <w:rPr>
            <w:rFonts w:ascii="Arial" w:hAnsi="Arial" w:cs="Arial"/>
            <w:lang w:val="en-US"/>
          </w:rPr>
          <w:delText xml:space="preserve">Because per-sample median centring is sensitive to differential missingness, this produced a systematic normalization displacement between groups (-0.146 in susceptible relative to resilient animals), and across acquisations the displacement tracked missingness almost exactly (Pearson r = 0.93). </w:delText>
        </w:r>
      </w:del>
      <w:r w:rsidR="000A1D26">
        <w:rPr>
          <w:rFonts w:ascii="Arial" w:hAnsi="Arial" w:cs="Arial"/>
          <w:lang w:val="en-US"/>
        </w:rPr>
        <w:t xml:space="preserve">Applying the prespecified robustness criteria, </w:t>
      </w:r>
      <w:del w:id="276" w:author="Pohl, Tobias" w:date="2026-09-24T13:46:00Z">
        <w:r w:rsidR="000A1D26" w:rsidDel="006A79BA">
          <w:rPr>
            <w:rFonts w:ascii="Arial" w:hAnsi="Arial" w:cs="Arial"/>
            <w:lang w:val="en-US"/>
          </w:rPr>
          <w:delText>6</w:delText>
        </w:r>
      </w:del>
      <w:ins w:id="277" w:author="Pohl, Tobias" w:date="2026-09-24T13:46:00Z">
        <w:r>
          <w:rPr>
            <w:rFonts w:ascii="Arial" w:hAnsi="Arial" w:cs="Arial"/>
            <w:lang w:val="en-US"/>
          </w:rPr>
          <w:t>six</w:t>
        </w:r>
      </w:ins>
      <w:r w:rsidR="000A1D26">
        <w:rPr>
          <w:rFonts w:ascii="Arial" w:hAnsi="Arial" w:cs="Arial"/>
          <w:lang w:val="en-US"/>
        </w:rPr>
        <w:t xml:space="preserve"> of the 28 CA2-SLM proteins qualified; the 9 FDR-supported proteins outside CA2-SLM </w:t>
      </w:r>
      <w:del w:id="278" w:author="Pohl, Tobias" w:date="2026-09-24T13:46:00Z">
        <w:r w:rsidR="000A1D26" w:rsidDel="006A79BA">
          <w:rPr>
            <w:rFonts w:ascii="Arial" w:hAnsi="Arial" w:cs="Arial"/>
            <w:lang w:val="en-US"/>
          </w:rPr>
          <w:delText>were never exposed</w:delText>
        </w:r>
      </w:del>
      <w:ins w:id="279" w:author="Pohl, Tobias" w:date="2026-09-24T13:46:00Z">
        <w:r>
          <w:rPr>
            <w:rFonts w:ascii="Arial" w:hAnsi="Arial" w:cs="Arial"/>
            <w:lang w:val="en-US"/>
          </w:rPr>
          <w:t>did not have th</w:t>
        </w:r>
      </w:ins>
      <w:del w:id="280" w:author="Pohl, Tobias" w:date="2026-09-24T13:46:00Z">
        <w:r w:rsidR="000A1D26" w:rsidDel="006A79BA">
          <w:rPr>
            <w:rFonts w:ascii="Arial" w:hAnsi="Arial" w:cs="Arial"/>
            <w:lang w:val="en-US"/>
          </w:rPr>
          <w:delText xml:space="preserve"> to th</w:delText>
        </w:r>
      </w:del>
      <w:r w:rsidR="000A1D26">
        <w:rPr>
          <w:rFonts w:ascii="Arial" w:hAnsi="Arial" w:cs="Arial"/>
          <w:lang w:val="en-US"/>
        </w:rPr>
        <w:t xml:space="preserve">is artefact and enter unchanged, giving 15 </w:t>
      </w:r>
      <w:proofErr w:type="spellStart"/>
      <w:r w:rsidR="000A1D26">
        <w:rPr>
          <w:rFonts w:ascii="Arial" w:hAnsi="Arial" w:cs="Arial"/>
          <w:lang w:val="en-US"/>
        </w:rPr>
        <w:t>rubsutness</w:t>
      </w:r>
      <w:proofErr w:type="spellEnd"/>
      <w:r w:rsidR="000A1D26">
        <w:rPr>
          <w:rFonts w:ascii="Arial" w:hAnsi="Arial" w:cs="Arial"/>
          <w:lang w:val="en-US"/>
        </w:rPr>
        <w:t xml:space="preserve">-qualified proteins in total (Fig. 3a, </w:t>
      </w:r>
      <w:del w:id="281" w:author="Pohl, Tobias" w:date="2026-09-22T17:53:00Z">
        <w:r w:rsidR="000A1D26" w:rsidDel="007111B9">
          <w:rPr>
            <w:rFonts w:ascii="Arial" w:hAnsi="Arial" w:cs="Arial"/>
            <w:lang w:val="en-US"/>
          </w:rPr>
          <w:delText>Extended Data</w:delText>
        </w:r>
      </w:del>
      <w:ins w:id="282" w:author="Pohl, Tobias" w:date="2026-09-22T17:53:00Z">
        <w:r w:rsidR="007111B9">
          <w:rPr>
            <w:rFonts w:ascii="Arial" w:hAnsi="Arial" w:cs="Arial"/>
            <w:lang w:val="en-US"/>
          </w:rPr>
          <w:t>Supp.</w:t>
        </w:r>
      </w:ins>
      <w:r w:rsidR="000A1D26">
        <w:rPr>
          <w:rFonts w:ascii="Arial" w:hAnsi="Arial" w:cs="Arial"/>
          <w:lang w:val="en-US"/>
        </w:rPr>
        <w:t xml:space="preserve"> Fig. 3).</w:t>
      </w:r>
    </w:p>
    <w:p w14:paraId="0C9F48AA" w14:textId="04325013" w:rsidR="00E33D48" w:rsidRDefault="000A1D26" w:rsidP="00C036E6">
      <w:pPr>
        <w:spacing w:line="360" w:lineRule="auto"/>
        <w:rPr>
          <w:rFonts w:ascii="Arial" w:hAnsi="Arial" w:cs="Arial"/>
          <w:lang w:val="en-US"/>
        </w:rPr>
      </w:pPr>
      <w:r>
        <w:rPr>
          <w:rFonts w:ascii="Arial" w:hAnsi="Arial" w:cs="Arial"/>
          <w:lang w:val="en-US"/>
        </w:rPr>
        <w:t>Coordinated differences at the level of molecular programs are detectable</w:t>
      </w:r>
      <w:ins w:id="283" w:author="Pohl, Tobias" w:date="2026-09-24T13:49:00Z">
        <w:r w:rsidR="006A79BA">
          <w:rPr>
            <w:rFonts w:ascii="Arial" w:hAnsi="Arial" w:cs="Arial"/>
            <w:lang w:val="en-US"/>
          </w:rPr>
          <w:t>. Interestingly, this also applied to</w:t>
        </w:r>
      </w:ins>
      <w:del w:id="284" w:author="Pohl, Tobias" w:date="2026-09-24T13:49:00Z">
        <w:r w:rsidDel="006A79BA">
          <w:rPr>
            <w:rFonts w:ascii="Arial" w:hAnsi="Arial" w:cs="Arial"/>
            <w:lang w:val="en-US"/>
          </w:rPr>
          <w:delText>, including in</w:delText>
        </w:r>
      </w:del>
      <w:r>
        <w:rPr>
          <w:rFonts w:ascii="Arial" w:hAnsi="Arial" w:cs="Arial"/>
          <w:lang w:val="en-US"/>
        </w:rPr>
        <w:t xml:space="preserve"> units where no individual protein reaches FDR support. To </w:t>
      </w:r>
      <w:proofErr w:type="spellStart"/>
      <w:r>
        <w:rPr>
          <w:rFonts w:ascii="Arial" w:hAnsi="Arial" w:cs="Arial"/>
          <w:lang w:val="en-US"/>
        </w:rPr>
        <w:t>summarise</w:t>
      </w:r>
      <w:proofErr w:type="spellEnd"/>
      <w:r>
        <w:rPr>
          <w:rFonts w:ascii="Arial" w:hAnsi="Arial" w:cs="Arial"/>
          <w:lang w:val="en-US"/>
        </w:rPr>
        <w:t xml:space="preserve"> </w:t>
      </w:r>
      <w:r w:rsidR="005A4680">
        <w:rPr>
          <w:rFonts w:ascii="Arial" w:hAnsi="Arial" w:cs="Arial"/>
          <w:lang w:val="en-US"/>
        </w:rPr>
        <w:t>them, we mapped the canonical gene-set enrichment results onto a curated atlas of seven ontology-defined program families</w:t>
      </w:r>
      <w:ins w:id="285" w:author="Pohl, Tobias" w:date="2026-09-24T13:49:00Z">
        <w:r w:rsidR="006A79BA">
          <w:rPr>
            <w:rFonts w:ascii="Arial" w:hAnsi="Arial" w:cs="Arial"/>
            <w:lang w:val="en-US"/>
          </w:rPr>
          <w:t>. These were</w:t>
        </w:r>
      </w:ins>
      <w:del w:id="286" w:author="Pohl, Tobias" w:date="2026-09-24T13:49:00Z">
        <w:r w:rsidR="005A4680" w:rsidDel="006A79BA">
          <w:rPr>
            <w:rFonts w:ascii="Arial" w:hAnsi="Arial" w:cs="Arial"/>
            <w:lang w:val="en-US"/>
          </w:rPr>
          <w:delText xml:space="preserve"> –</w:delText>
        </w:r>
      </w:del>
      <w:r w:rsidR="005A4680">
        <w:rPr>
          <w:rFonts w:ascii="Arial" w:hAnsi="Arial" w:cs="Arial"/>
          <w:lang w:val="en-US"/>
        </w:rPr>
        <w:t xml:space="preserve"> RNA processing / splicing / RNP organization, translation / ribosome </w:t>
      </w:r>
      <w:proofErr w:type="spellStart"/>
      <w:r w:rsidR="005A4680">
        <w:rPr>
          <w:rFonts w:ascii="Arial" w:hAnsi="Arial" w:cs="Arial"/>
          <w:lang w:val="en-US"/>
        </w:rPr>
        <w:t>biogeneis</w:t>
      </w:r>
      <w:proofErr w:type="spellEnd"/>
      <w:r w:rsidR="005A4680">
        <w:rPr>
          <w:rFonts w:ascii="Arial" w:hAnsi="Arial" w:cs="Arial"/>
          <w:lang w:val="en-US"/>
        </w:rPr>
        <w:t xml:space="preserve">, chromatin organization / epigenetic regulation, </w:t>
      </w:r>
      <w:proofErr w:type="spellStart"/>
      <w:r w:rsidR="005A4680">
        <w:rPr>
          <w:rFonts w:ascii="Arial" w:hAnsi="Arial" w:cs="Arial"/>
          <w:lang w:val="en-US"/>
        </w:rPr>
        <w:t>mithochondrial</w:t>
      </w:r>
      <w:proofErr w:type="spellEnd"/>
      <w:r w:rsidR="005A4680">
        <w:rPr>
          <w:rFonts w:ascii="Arial" w:hAnsi="Arial" w:cs="Arial"/>
          <w:lang w:val="en-US"/>
        </w:rPr>
        <w:t xml:space="preserve"> respiration / oxidative phosphorylation, synaptic </w:t>
      </w:r>
      <w:proofErr w:type="spellStart"/>
      <w:r w:rsidR="005A4680">
        <w:rPr>
          <w:rFonts w:ascii="Arial" w:hAnsi="Arial" w:cs="Arial"/>
          <w:lang w:val="en-US"/>
        </w:rPr>
        <w:t>signalling</w:t>
      </w:r>
      <w:proofErr w:type="spellEnd"/>
      <w:r w:rsidR="005A4680">
        <w:rPr>
          <w:rFonts w:ascii="Arial" w:hAnsi="Arial" w:cs="Arial"/>
          <w:lang w:val="en-US"/>
        </w:rPr>
        <w:t xml:space="preserve"> / vesicle-mediated transport, neuron projection development, and autophagy / </w:t>
      </w:r>
      <w:proofErr w:type="spellStart"/>
      <w:r w:rsidR="005A4680">
        <w:rPr>
          <w:rFonts w:ascii="Arial" w:hAnsi="Arial" w:cs="Arial"/>
          <w:lang w:val="en-US"/>
        </w:rPr>
        <w:t>endolysosomal</w:t>
      </w:r>
      <w:proofErr w:type="spellEnd"/>
      <w:r w:rsidR="005A4680">
        <w:rPr>
          <w:rFonts w:ascii="Arial" w:hAnsi="Arial" w:cs="Arial"/>
          <w:lang w:val="en-US"/>
        </w:rPr>
        <w:t xml:space="preserve"> trafficking (253 constituent GO biologica</w:t>
      </w:r>
      <w:ins w:id="287" w:author="Pohl, Tobias" w:date="2026-09-24T13:50:00Z">
        <w:r w:rsidR="006A79BA">
          <w:rPr>
            <w:rFonts w:ascii="Arial" w:hAnsi="Arial" w:cs="Arial"/>
            <w:lang w:val="en-US"/>
          </w:rPr>
          <w:t>l</w:t>
        </w:r>
      </w:ins>
      <w:r w:rsidR="005A4680">
        <w:rPr>
          <w:rFonts w:ascii="Arial" w:hAnsi="Arial" w:cs="Arial"/>
          <w:lang w:val="en-US"/>
        </w:rPr>
        <w:t xml:space="preserve">-process terms; Fig. 3b, </w:t>
      </w:r>
      <w:del w:id="288" w:author="Pohl, Tobias" w:date="2026-09-22T17:53:00Z">
        <w:r w:rsidR="005A4680" w:rsidDel="007111B9">
          <w:rPr>
            <w:rFonts w:ascii="Arial" w:hAnsi="Arial" w:cs="Arial"/>
            <w:lang w:val="en-US"/>
          </w:rPr>
          <w:delText>Extended Data</w:delText>
        </w:r>
      </w:del>
      <w:ins w:id="289" w:author="Pohl, Tobias" w:date="2026-09-22T17:53:00Z">
        <w:r w:rsidR="007111B9">
          <w:rPr>
            <w:rFonts w:ascii="Arial" w:hAnsi="Arial" w:cs="Arial"/>
            <w:lang w:val="en-US"/>
          </w:rPr>
          <w:t>Supp.</w:t>
        </w:r>
      </w:ins>
      <w:r w:rsidR="005A4680">
        <w:rPr>
          <w:rFonts w:ascii="Arial" w:hAnsi="Arial" w:cs="Arial"/>
          <w:lang w:val="en-US"/>
        </w:rPr>
        <w:t xml:space="preserve"> Fig. 6a,b). FDR-supported</w:t>
      </w:r>
      <w:r w:rsidR="00E33D48">
        <w:rPr>
          <w:rFonts w:ascii="Arial" w:hAnsi="Arial" w:cs="Arial"/>
          <w:lang w:val="en-US"/>
        </w:rPr>
        <w:t xml:space="preserve"> constituent terms occur in 132 of the 378 theme x unit x contrast cells, and as observed those supported cells are distributed unevenly across spatial contexts and across the three contrasts</w:t>
      </w:r>
      <w:ins w:id="290" w:author="Pohl, Tobias" w:date="2026-09-24T13:50:00Z">
        <w:r w:rsidR="006A79BA">
          <w:rPr>
            <w:rFonts w:ascii="Arial" w:hAnsi="Arial" w:cs="Arial"/>
            <w:lang w:val="en-US"/>
          </w:rPr>
          <w:t xml:space="preserve">. </w:t>
        </w:r>
      </w:ins>
      <w:del w:id="291" w:author="Pohl, Tobias" w:date="2026-09-24T13:50:00Z">
        <w:r w:rsidR="00E33D48" w:rsidDel="006A79BA">
          <w:rPr>
            <w:rFonts w:ascii="Arial" w:hAnsi="Arial" w:cs="Arial"/>
            <w:lang w:val="en-US"/>
          </w:rPr>
          <w:delText>; no test of that unevenness was performed. The atlas is a descriptive summary, not a test:</w:delText>
        </w:r>
      </w:del>
      <w:ins w:id="292" w:author="Pohl, Tobias" w:date="2026-09-24T13:50:00Z">
        <w:r w:rsidR="006A79BA">
          <w:rPr>
            <w:rFonts w:ascii="Arial" w:hAnsi="Arial" w:cs="Arial"/>
            <w:lang w:val="en-US"/>
          </w:rPr>
          <w:t>The atlas shows the</w:t>
        </w:r>
      </w:ins>
      <w:r w:rsidR="00E33D48">
        <w:rPr>
          <w:rFonts w:ascii="Arial" w:hAnsi="Arial" w:cs="Arial"/>
          <w:lang w:val="en-US"/>
        </w:rPr>
        <w:t xml:space="preserve"> cell </w:t>
      </w:r>
      <w:proofErr w:type="spellStart"/>
      <w:r w:rsidR="00E33D48">
        <w:rPr>
          <w:rFonts w:ascii="Arial" w:hAnsi="Arial" w:cs="Arial"/>
          <w:lang w:val="en-US"/>
        </w:rPr>
        <w:t>colour</w:t>
      </w:r>
      <w:proofErr w:type="spellEnd"/>
      <w:r w:rsidR="00E33D48">
        <w:rPr>
          <w:rFonts w:ascii="Arial" w:hAnsi="Arial" w:cs="Arial"/>
          <w:lang w:val="en-US"/>
        </w:rPr>
        <w:t xml:space="preserve"> </w:t>
      </w:r>
      <w:ins w:id="293" w:author="Pohl, Tobias" w:date="2026-09-24T13:50:00Z">
        <w:r w:rsidR="006A79BA">
          <w:rPr>
            <w:rFonts w:ascii="Arial" w:hAnsi="Arial" w:cs="Arial"/>
            <w:lang w:val="en-US"/>
          </w:rPr>
          <w:t>as</w:t>
        </w:r>
      </w:ins>
      <w:del w:id="294" w:author="Pohl, Tobias" w:date="2026-09-24T13:50:00Z">
        <w:r w:rsidR="00E33D48" w:rsidDel="006A79BA">
          <w:rPr>
            <w:rFonts w:ascii="Arial" w:hAnsi="Arial" w:cs="Arial"/>
            <w:lang w:val="en-US"/>
          </w:rPr>
          <w:delText>is</w:delText>
        </w:r>
      </w:del>
      <w:r w:rsidR="00E33D48">
        <w:rPr>
          <w:rFonts w:ascii="Arial" w:hAnsi="Arial" w:cs="Arial"/>
          <w:lang w:val="en-US"/>
        </w:rPr>
        <w:t xml:space="preserve"> the median normalized enrichment score of a family’s constituent terms</w:t>
      </w:r>
      <w:ins w:id="295" w:author="Pohl, Tobias" w:date="2026-09-24T13:51:00Z">
        <w:r w:rsidR="006A79BA">
          <w:rPr>
            <w:rFonts w:ascii="Arial" w:hAnsi="Arial" w:cs="Arial"/>
            <w:lang w:val="en-US"/>
          </w:rPr>
          <w:t xml:space="preserve"> and contains</w:t>
        </w:r>
      </w:ins>
      <w:del w:id="296" w:author="Pohl, Tobias" w:date="2026-09-24T13:51:00Z">
        <w:r w:rsidR="00E33D48" w:rsidDel="006A79BA">
          <w:rPr>
            <w:rFonts w:ascii="Arial" w:hAnsi="Arial" w:cs="Arial"/>
            <w:lang w:val="en-US"/>
          </w:rPr>
          <w:delText>, no theme-level P value or FDR is computed or implied, and the seven families deliberately capture a curated subset.</w:delText>
        </w:r>
      </w:del>
      <w:r w:rsidR="00E33D48">
        <w:rPr>
          <w:rFonts w:ascii="Arial" w:hAnsi="Arial" w:cs="Arial"/>
          <w:lang w:val="en-US"/>
        </w:rPr>
        <w:t xml:space="preserve"> 26.7% of FDR-supported GO </w:t>
      </w:r>
      <w:proofErr w:type="spellStart"/>
      <w:r w:rsidR="00E33D48">
        <w:rPr>
          <w:rFonts w:ascii="Arial" w:hAnsi="Arial" w:cs="Arial"/>
          <w:lang w:val="en-US"/>
        </w:rPr>
        <w:t>occurences</w:t>
      </w:r>
      <w:proofErr w:type="spellEnd"/>
      <w:r w:rsidR="00E33D48">
        <w:rPr>
          <w:rFonts w:ascii="Arial" w:hAnsi="Arial" w:cs="Arial"/>
          <w:lang w:val="en-US"/>
        </w:rPr>
        <w:t xml:space="preserve"> and 14.0% of unique supported GO identifiers</w:t>
      </w:r>
      <w:ins w:id="297" w:author="Pohl, Tobias" w:date="2026-09-24T13:52:00Z">
        <w:r w:rsidR="006A79BA">
          <w:rPr>
            <w:rFonts w:ascii="Arial" w:hAnsi="Arial" w:cs="Arial"/>
            <w:lang w:val="en-US"/>
          </w:rPr>
          <w:t>.</w:t>
        </w:r>
      </w:ins>
      <w:del w:id="298" w:author="Pohl, Tobias" w:date="2026-09-24T13:51:00Z">
        <w:r w:rsidR="00E33D48" w:rsidDel="006A79BA">
          <w:rPr>
            <w:rFonts w:ascii="Arial" w:hAnsi="Arial" w:cs="Arial"/>
            <w:lang w:val="en-US"/>
          </w:rPr>
          <w:delText>, w</w:delText>
        </w:r>
      </w:del>
      <w:del w:id="299" w:author="Pohl, Tobias" w:date="2026-09-24T13:52:00Z">
        <w:r w:rsidR="00E33D48" w:rsidDel="006A79BA">
          <w:rPr>
            <w:rFonts w:ascii="Arial" w:hAnsi="Arial" w:cs="Arial"/>
            <w:lang w:val="en-US"/>
          </w:rPr>
          <w:delText>ith complete results provide as source data.</w:delText>
        </w:r>
      </w:del>
    </w:p>
    <w:p w14:paraId="1AD7009F" w14:textId="4D2B62A3" w:rsidR="00361898" w:rsidRDefault="00E33D48" w:rsidP="00445B78">
      <w:pPr>
        <w:spacing w:line="360" w:lineRule="auto"/>
        <w:rPr>
          <w:ins w:id="300" w:author="Pohl, Tobias" w:date="2026-09-25T12:17:00Z"/>
          <w:rFonts w:ascii="Arial" w:hAnsi="Arial" w:cs="Arial"/>
          <w:lang w:val="en-US"/>
        </w:rPr>
      </w:pPr>
      <w:r>
        <w:rPr>
          <w:rFonts w:ascii="Arial" w:hAnsi="Arial" w:cs="Arial"/>
          <w:lang w:val="en-US"/>
        </w:rPr>
        <w:t xml:space="preserve">Three </w:t>
      </w:r>
      <w:proofErr w:type="spellStart"/>
      <w:r>
        <w:rPr>
          <w:rFonts w:ascii="Arial" w:hAnsi="Arial" w:cs="Arial"/>
          <w:lang w:val="en-US"/>
        </w:rPr>
        <w:t>respresentative</w:t>
      </w:r>
      <w:proofErr w:type="spellEnd"/>
      <w:r>
        <w:rPr>
          <w:rFonts w:ascii="Arial" w:hAnsi="Arial" w:cs="Arial"/>
          <w:lang w:val="en-US"/>
        </w:rPr>
        <w:t xml:space="preserve"> programs, one per measurement compartment, are shown (Fig. 3c-f). Each was chosen from the terms already FDR-supported for the susceptible-versus-resilient contrast in that compartment</w:t>
      </w:r>
      <w:del w:id="301" w:author="Pohl, Tobias" w:date="2026-10-02T13:34:00Z">
        <w:r w:rsidDel="00484936">
          <w:rPr>
            <w:rFonts w:ascii="Arial" w:hAnsi="Arial" w:cs="Arial"/>
            <w:lang w:val="en-US"/>
          </w:rPr>
          <w:delText>, so they illustrate the form these program differences take rather than constituting an unbiased sample</w:delText>
        </w:r>
      </w:del>
      <w:r>
        <w:rPr>
          <w:rFonts w:ascii="Arial" w:hAnsi="Arial" w:cs="Arial"/>
          <w:lang w:val="en-US"/>
        </w:rPr>
        <w:t>. Throughout, gene-set FDR is conditional on the ranked per-</w:t>
      </w:r>
      <w:r>
        <w:rPr>
          <w:rFonts w:ascii="Arial" w:hAnsi="Arial" w:cs="Arial"/>
          <w:lang w:val="en-US"/>
        </w:rPr>
        <w:lastRenderedPageBreak/>
        <w:t xml:space="preserve">gene contrast statistic and is a statement about gene ranks rather than about the three animals per group. </w:t>
      </w:r>
      <w:r>
        <w:rPr>
          <w:rFonts w:ascii="Arial" w:hAnsi="Arial" w:cs="Arial"/>
          <w:lang w:val="en-US"/>
        </w:rPr>
        <w:br/>
        <w:t>A synaptic-</w:t>
      </w:r>
      <w:proofErr w:type="spellStart"/>
      <w:r>
        <w:rPr>
          <w:rFonts w:ascii="Arial" w:hAnsi="Arial" w:cs="Arial"/>
          <w:lang w:val="en-US"/>
        </w:rPr>
        <w:t>signalling</w:t>
      </w:r>
      <w:proofErr w:type="spellEnd"/>
      <w:r>
        <w:rPr>
          <w:rFonts w:ascii="Arial" w:hAnsi="Arial" w:cs="Arial"/>
          <w:lang w:val="en-US"/>
        </w:rPr>
        <w:t xml:space="preserve"> program in CA3 stratum </w:t>
      </w:r>
      <w:proofErr w:type="spellStart"/>
      <w:r>
        <w:rPr>
          <w:rFonts w:ascii="Arial" w:hAnsi="Arial" w:cs="Arial"/>
          <w:lang w:val="en-US"/>
        </w:rPr>
        <w:t>radiatum</w:t>
      </w:r>
      <w:proofErr w:type="spellEnd"/>
      <w:r>
        <w:rPr>
          <w:rFonts w:ascii="Arial" w:hAnsi="Arial" w:cs="Arial"/>
          <w:lang w:val="en-US"/>
        </w:rPr>
        <w:t xml:space="preserve"> neuropil (GO:0099536) was lower in susceptible animals relative to both resilient animals and controls (NES -1.72, FDR 4.1 </w:t>
      </w:r>
      <w:r w:rsidRPr="00E33D48">
        <w:rPr>
          <w:rFonts w:ascii="Arial" w:hAnsi="Arial" w:cs="Arial"/>
          <w:lang w:val="en-US"/>
        </w:rPr>
        <w:t>×</w:t>
      </w:r>
      <w:r>
        <w:rPr>
          <w:rFonts w:ascii="Arial" w:hAnsi="Arial" w:cs="Arial"/>
          <w:lang w:val="en-US"/>
        </w:rPr>
        <w:t xml:space="preserve"> 10</w:t>
      </w:r>
      <w:r w:rsidRPr="00E33D48">
        <w:rPr>
          <w:rFonts w:ascii="Arial" w:hAnsi="Arial" w:cs="Arial"/>
          <w:vertAlign w:val="superscript"/>
          <w:lang w:val="en-US"/>
        </w:rPr>
        <w:t>-</w:t>
      </w:r>
      <w:r>
        <w:rPr>
          <w:rFonts w:ascii="Arial" w:hAnsi="Arial" w:cs="Arial"/>
          <w:vertAlign w:val="superscript"/>
          <w:lang w:val="en-US"/>
        </w:rPr>
        <w:t>8</w:t>
      </w:r>
      <w:r>
        <w:rPr>
          <w:rFonts w:ascii="Arial" w:hAnsi="Arial" w:cs="Arial"/>
          <w:lang w:val="en-US"/>
        </w:rPr>
        <w:t xml:space="preserve">; NES -1.72, FDR 7.4 </w:t>
      </w:r>
      <w:r w:rsidRPr="00E33D48">
        <w:rPr>
          <w:rFonts w:ascii="Arial" w:hAnsi="Arial" w:cs="Arial"/>
          <w:lang w:val="en-US"/>
        </w:rPr>
        <w:t>×</w:t>
      </w:r>
      <w:r>
        <w:rPr>
          <w:rFonts w:ascii="Arial" w:hAnsi="Arial" w:cs="Arial"/>
          <w:lang w:val="en-US"/>
        </w:rPr>
        <w:t xml:space="preserve"> 10</w:t>
      </w:r>
      <w:r w:rsidRPr="00E33D48">
        <w:rPr>
          <w:rFonts w:ascii="Arial" w:hAnsi="Arial" w:cs="Arial"/>
          <w:vertAlign w:val="superscript"/>
          <w:lang w:val="en-US"/>
        </w:rPr>
        <w:t>-</w:t>
      </w:r>
      <w:r>
        <w:rPr>
          <w:rFonts w:ascii="Arial" w:hAnsi="Arial" w:cs="Arial"/>
          <w:vertAlign w:val="superscript"/>
          <w:lang w:val="en-US"/>
        </w:rPr>
        <w:t>6</w:t>
      </w:r>
      <w:r>
        <w:rPr>
          <w:rFonts w:ascii="Arial" w:hAnsi="Arial" w:cs="Arial"/>
          <w:lang w:val="en-US"/>
        </w:rPr>
        <w:t xml:space="preserve">), with no support </w:t>
      </w:r>
      <w:ins w:id="302" w:author="Pohl, Tobias" w:date="2026-09-25T09:51:00Z">
        <w:r w:rsidR="002B1602">
          <w:rPr>
            <w:rFonts w:ascii="Arial" w:hAnsi="Arial" w:cs="Arial"/>
            <w:lang w:val="en-US"/>
          </w:rPr>
          <w:t xml:space="preserve">differences between </w:t>
        </w:r>
      </w:ins>
      <w:del w:id="303" w:author="Pohl, Tobias" w:date="2026-09-25T09:51:00Z">
        <w:r w:rsidDel="002B1602">
          <w:rPr>
            <w:rFonts w:ascii="Arial" w:hAnsi="Arial" w:cs="Arial"/>
            <w:lang w:val="en-US"/>
          </w:rPr>
          <w:delText xml:space="preserve">for the </w:delText>
        </w:r>
      </w:del>
      <w:r>
        <w:rPr>
          <w:rFonts w:ascii="Arial" w:hAnsi="Arial" w:cs="Arial"/>
          <w:lang w:val="en-US"/>
        </w:rPr>
        <w:t>resilient</w:t>
      </w:r>
      <w:del w:id="304" w:author="Pohl, Tobias" w:date="2026-09-25T09:51:00Z">
        <w:r w:rsidR="00813BC2" w:rsidDel="002B1602">
          <w:rPr>
            <w:rFonts w:ascii="Arial" w:hAnsi="Arial" w:cs="Arial"/>
            <w:lang w:val="en-US"/>
          </w:rPr>
          <w:delText>-versus-</w:delText>
        </w:r>
      </w:del>
      <w:ins w:id="305" w:author="Pohl, Tobias" w:date="2026-09-25T09:51:00Z">
        <w:r w:rsidR="002B1602">
          <w:rPr>
            <w:rFonts w:ascii="Arial" w:hAnsi="Arial" w:cs="Arial"/>
            <w:lang w:val="en-US"/>
          </w:rPr>
          <w:t xml:space="preserve"> and </w:t>
        </w:r>
      </w:ins>
      <w:r w:rsidR="00813BC2">
        <w:rPr>
          <w:rFonts w:ascii="Arial" w:hAnsi="Arial" w:cs="Arial"/>
          <w:lang w:val="en-US"/>
        </w:rPr>
        <w:t>control</w:t>
      </w:r>
      <w:ins w:id="306" w:author="Pohl, Tobias" w:date="2026-09-25T09:51:00Z">
        <w:r w:rsidR="002B1602">
          <w:rPr>
            <w:rFonts w:ascii="Arial" w:hAnsi="Arial" w:cs="Arial"/>
            <w:lang w:val="en-US"/>
          </w:rPr>
          <w:t xml:space="preserve"> individuals</w:t>
        </w:r>
      </w:ins>
      <w:del w:id="307" w:author="Pohl, Tobias" w:date="2026-09-25T09:51:00Z">
        <w:r w:rsidR="00813BC2" w:rsidDel="002B1602">
          <w:rPr>
            <w:rFonts w:ascii="Arial" w:hAnsi="Arial" w:cs="Arial"/>
            <w:lang w:val="en-US"/>
          </w:rPr>
          <w:delText xml:space="preserve"> arm</w:delText>
        </w:r>
      </w:del>
      <w:r w:rsidR="00813BC2">
        <w:rPr>
          <w:rFonts w:ascii="Arial" w:hAnsi="Arial" w:cs="Arial"/>
          <w:lang w:val="en-US"/>
        </w:rPr>
        <w:t xml:space="preserve"> (FDR 0.19). An mRNA-processing program in CA2 neuronal soma (GO:0006397) showed the same asymmetry in the opposite direction</w:t>
      </w:r>
      <w:r w:rsidR="00933593">
        <w:rPr>
          <w:rFonts w:ascii="Arial" w:hAnsi="Arial" w:cs="Arial"/>
          <w:lang w:val="en-US"/>
        </w:rPr>
        <w:t xml:space="preserve"> (NES 2.13, FDR 1.9 x 10-7 and NES 1.62, FDR 0.028; </w:t>
      </w:r>
      <w:r w:rsidR="00813BC2">
        <w:rPr>
          <w:rFonts w:ascii="Arial" w:hAnsi="Arial" w:cs="Arial"/>
          <w:lang w:val="en-US"/>
        </w:rPr>
        <w:t>resilient-versus-control</w:t>
      </w:r>
      <w:r w:rsidR="00933593">
        <w:rPr>
          <w:rFonts w:ascii="Arial" w:hAnsi="Arial" w:cs="Arial"/>
          <w:lang w:val="en-US"/>
        </w:rPr>
        <w:t xml:space="preserve"> FDR 0.78). Both are therefore susceptibility-associated. By contrast, a reduced oxidative-phosphorylation program in the CA1 microglia-enriched ROI (GO:0006119) was supported in all three contrasts in the same direction (</w:t>
      </w:r>
      <w:r w:rsidR="00933593" w:rsidRPr="00933593">
        <w:rPr>
          <w:rFonts w:ascii="Arial" w:hAnsi="Arial" w:cs="Arial"/>
          <w:lang w:val="en-US"/>
        </w:rPr>
        <w:t>FDR 5.8 × 10</w:t>
      </w:r>
      <w:r w:rsidR="00933593" w:rsidRPr="00933593">
        <w:rPr>
          <w:rFonts w:ascii="Cambria Math" w:hAnsi="Cambria Math" w:cs="Cambria Math"/>
          <w:lang w:val="en-US"/>
        </w:rPr>
        <w:t>⁻</w:t>
      </w:r>
      <w:r w:rsidR="00933593" w:rsidRPr="00933593">
        <w:rPr>
          <w:rFonts w:ascii="Arial" w:hAnsi="Arial" w:cs="Arial"/>
          <w:lang w:val="en-US"/>
        </w:rPr>
        <w:t>⁵, 1.5 × 10</w:t>
      </w:r>
      <w:r w:rsidR="00933593" w:rsidRPr="00933593">
        <w:rPr>
          <w:rFonts w:ascii="Cambria Math" w:hAnsi="Cambria Math" w:cs="Cambria Math"/>
          <w:lang w:val="en-US"/>
        </w:rPr>
        <w:t>⁻</w:t>
      </w:r>
      <w:r w:rsidR="00933593" w:rsidRPr="00933593">
        <w:rPr>
          <w:rFonts w:ascii="Arial" w:hAnsi="Arial" w:cs="Arial"/>
          <w:lang w:val="en-US"/>
        </w:rPr>
        <w:t>⁸ and 3.1 × 10</w:t>
      </w:r>
      <w:r w:rsidR="00933593" w:rsidRPr="00933593">
        <w:rPr>
          <w:rFonts w:ascii="Cambria Math" w:hAnsi="Cambria Math" w:cs="Cambria Math"/>
          <w:lang w:val="en-US"/>
        </w:rPr>
        <w:t>⁻</w:t>
      </w:r>
      <w:r w:rsidR="00933593" w:rsidRPr="00933593">
        <w:rPr>
          <w:rFonts w:ascii="Arial" w:hAnsi="Arial" w:cs="Arial"/>
          <w:lang w:val="en-US"/>
        </w:rPr>
        <w:t>³</w:t>
      </w:r>
      <w:r w:rsidR="00933593">
        <w:rPr>
          <w:rFonts w:ascii="Arial" w:hAnsi="Arial" w:cs="Arial"/>
          <w:lang w:val="en-US"/>
        </w:rPr>
        <w:t xml:space="preserve">) and is better described as a graded, stress-associated direction than as an outcome-specific one. </w:t>
      </w:r>
    </w:p>
    <w:p w14:paraId="15494261" w14:textId="48A7DFE9" w:rsidR="006A5538" w:rsidRPr="005752A5" w:rsidRDefault="00361898" w:rsidP="00445B78">
      <w:pPr>
        <w:spacing w:line="360" w:lineRule="auto"/>
        <w:rPr>
          <w:rFonts w:ascii="Arial" w:hAnsi="Arial" w:cs="Arial"/>
          <w:b/>
          <w:bCs/>
          <w:lang w:val="en-US"/>
        </w:rPr>
      </w:pPr>
      <w:ins w:id="308" w:author="Pohl, Tobias" w:date="2026-09-25T12:17:00Z">
        <w:r>
          <w:rPr>
            <w:rFonts w:ascii="Arial" w:hAnsi="Arial" w:cs="Arial"/>
            <w:lang w:val="en-US"/>
          </w:rPr>
          <w:t>Therefore, we observed a general and spatial</w:t>
        </w:r>
      </w:ins>
      <w:ins w:id="309" w:author="Pohl, Tobias" w:date="2026-09-25T12:18:00Z">
        <w:r>
          <w:rPr>
            <w:rFonts w:ascii="Arial" w:hAnsi="Arial" w:cs="Arial"/>
            <w:lang w:val="en-US"/>
          </w:rPr>
          <w:t xml:space="preserve">-specific </w:t>
        </w:r>
      </w:ins>
      <w:ins w:id="310" w:author="Pohl, Tobias" w:date="2026-09-25T12:17:00Z">
        <w:r>
          <w:rPr>
            <w:rFonts w:ascii="Arial" w:hAnsi="Arial" w:cs="Arial"/>
            <w:lang w:val="en-US"/>
          </w:rPr>
          <w:t xml:space="preserve">shift of resilient animals’ </w:t>
        </w:r>
      </w:ins>
      <w:ins w:id="311" w:author="Pohl, Tobias" w:date="2026-09-25T12:18:00Z">
        <w:r>
          <w:rPr>
            <w:rFonts w:ascii="Arial" w:hAnsi="Arial" w:cs="Arial"/>
            <w:lang w:val="en-US"/>
          </w:rPr>
          <w:t>proteome</w:t>
        </w:r>
      </w:ins>
      <w:ins w:id="312" w:author="Pohl, Tobias" w:date="2026-09-25T12:19:00Z">
        <w:r>
          <w:rPr>
            <w:rFonts w:ascii="Arial" w:hAnsi="Arial" w:cs="Arial"/>
            <w:lang w:val="en-US"/>
          </w:rPr>
          <w:t xml:space="preserve"> in most of the described groups in the proteome at</w:t>
        </w:r>
      </w:ins>
      <w:ins w:id="313" w:author="Pohl, Tobias" w:date="2026-09-25T12:20:00Z">
        <w:r>
          <w:rPr>
            <w:rFonts w:ascii="Arial" w:hAnsi="Arial" w:cs="Arial"/>
            <w:lang w:val="en-US"/>
          </w:rPr>
          <w:t>las</w:t>
        </w:r>
      </w:ins>
      <w:ins w:id="314" w:author="Pohl, Tobias" w:date="2026-09-25T12:18:00Z">
        <w:r>
          <w:rPr>
            <w:rFonts w:ascii="Arial" w:hAnsi="Arial" w:cs="Arial"/>
            <w:lang w:val="en-US"/>
          </w:rPr>
          <w:t xml:space="preserve"> towards </w:t>
        </w:r>
      </w:ins>
      <w:ins w:id="315" w:author="Pohl, Tobias" w:date="2026-09-25T12:20:00Z">
        <w:r>
          <w:rPr>
            <w:rFonts w:ascii="Arial" w:hAnsi="Arial" w:cs="Arial"/>
            <w:lang w:val="en-US"/>
          </w:rPr>
          <w:t>an increase of enrichment, while the susceptibility phenotype is mostly characterized by heterogenous shift</w:t>
        </w:r>
      </w:ins>
      <w:ins w:id="316" w:author="Pohl, Tobias" w:date="2026-09-25T12:21:00Z">
        <w:r>
          <w:rPr>
            <w:rFonts w:ascii="Arial" w:hAnsi="Arial" w:cs="Arial"/>
            <w:lang w:val="en-US"/>
          </w:rPr>
          <w:t>s towar</w:t>
        </w:r>
      </w:ins>
      <w:ins w:id="317" w:author="Pohl, Tobias" w:date="2026-09-25T12:24:00Z">
        <w:r>
          <w:rPr>
            <w:rFonts w:ascii="Arial" w:hAnsi="Arial" w:cs="Arial"/>
            <w:lang w:val="en-US"/>
          </w:rPr>
          <w:t>d</w:t>
        </w:r>
      </w:ins>
      <w:ins w:id="318" w:author="Pohl, Tobias" w:date="2026-09-25T12:21:00Z">
        <w:r>
          <w:rPr>
            <w:rFonts w:ascii="Arial" w:hAnsi="Arial" w:cs="Arial"/>
            <w:lang w:val="en-US"/>
          </w:rPr>
          <w:t>s decreased</w:t>
        </w:r>
      </w:ins>
      <w:ins w:id="319" w:author="Pohl, Tobias" w:date="2026-09-25T12:24:00Z">
        <w:r>
          <w:rPr>
            <w:rFonts w:ascii="Arial" w:hAnsi="Arial" w:cs="Arial"/>
            <w:lang w:val="en-US"/>
          </w:rPr>
          <w:t>, especially in mitochondrial respiration,</w:t>
        </w:r>
      </w:ins>
      <w:ins w:id="320" w:author="Pohl, Tobias" w:date="2026-09-25T12:21:00Z">
        <w:r>
          <w:rPr>
            <w:rFonts w:ascii="Arial" w:hAnsi="Arial" w:cs="Arial"/>
            <w:lang w:val="en-US"/>
          </w:rPr>
          <w:t xml:space="preserve"> and increased enrichment scores or no change, compared to controls. Due to the shift of pathways in the opposit</w:t>
        </w:r>
      </w:ins>
      <w:ins w:id="321" w:author="Pohl, Tobias" w:date="2026-09-25T12:22:00Z">
        <w:r>
          <w:rPr>
            <w:rFonts w:ascii="Arial" w:hAnsi="Arial" w:cs="Arial"/>
            <w:lang w:val="en-US"/>
          </w:rPr>
          <w:t>e direction of resilient animals, and this is painting a picture of not just a susceptibility phenotype, but also an active shift of resilient individuals</w:t>
        </w:r>
      </w:ins>
      <w:ins w:id="322" w:author="Pohl, Tobias" w:date="2026-09-25T12:23:00Z">
        <w:r>
          <w:rPr>
            <w:rFonts w:ascii="Arial" w:hAnsi="Arial" w:cs="Arial"/>
            <w:lang w:val="en-US"/>
          </w:rPr>
          <w:t>, which show that resilience is not just the absence of a behavioral phenotype, but more an adaptive process on the molecular side.</w:t>
        </w:r>
      </w:ins>
      <w:r w:rsidR="006A5538" w:rsidRPr="005752A5">
        <w:rPr>
          <w:rFonts w:ascii="Arial" w:hAnsi="Arial" w:cs="Arial"/>
          <w:lang w:val="en-US"/>
        </w:rPr>
        <w:br/>
      </w:r>
      <w:r w:rsidR="006A5538" w:rsidRPr="005752A5">
        <w:rPr>
          <w:rFonts w:ascii="Arial" w:hAnsi="Arial" w:cs="Arial"/>
          <w:lang w:val="en-US"/>
        </w:rPr>
        <w:br/>
      </w:r>
      <w:r w:rsidR="006A5538" w:rsidRPr="005752A5">
        <w:rPr>
          <w:rFonts w:ascii="Arial" w:hAnsi="Arial" w:cs="Arial"/>
          <w:lang w:val="en-US"/>
        </w:rPr>
        <w:br/>
      </w:r>
      <w:r w:rsidR="006A5538" w:rsidRPr="005752A5">
        <w:rPr>
          <w:rFonts w:ascii="Arial" w:hAnsi="Arial" w:cs="Arial"/>
          <w:lang w:val="en-US"/>
        </w:rPr>
        <w:br/>
      </w:r>
    </w:p>
    <w:p w14:paraId="2918F8D3" w14:textId="504D49D0" w:rsidR="006A5538" w:rsidRDefault="006A5538" w:rsidP="006A5538">
      <w:pPr>
        <w:spacing w:line="360" w:lineRule="auto"/>
        <w:rPr>
          <w:ins w:id="323" w:author="Pohl, Tobias" w:date="2026-10-05T12:10:00Z"/>
          <w:rFonts w:ascii="Arial" w:hAnsi="Arial" w:cs="Arial"/>
          <w:b/>
          <w:bCs/>
          <w:lang w:val="en-US"/>
        </w:rPr>
      </w:pPr>
      <w:r w:rsidRPr="005752A5">
        <w:rPr>
          <w:rFonts w:ascii="Arial" w:hAnsi="Arial" w:cs="Arial"/>
          <w:lang w:val="en-US"/>
        </w:rPr>
        <w:br/>
      </w:r>
      <w:r w:rsidRPr="005752A5">
        <w:rPr>
          <w:rFonts w:ascii="Arial" w:hAnsi="Arial" w:cs="Arial"/>
          <w:lang w:val="en-US"/>
        </w:rPr>
        <w:br/>
      </w:r>
      <w:r w:rsidRPr="005752A5">
        <w:rPr>
          <w:rFonts w:ascii="Arial" w:hAnsi="Arial" w:cs="Arial"/>
          <w:lang w:val="en-US"/>
        </w:rPr>
        <w:br/>
      </w:r>
      <w:r w:rsidRPr="005752A5">
        <w:rPr>
          <w:rFonts w:ascii="Arial" w:hAnsi="Arial" w:cs="Arial"/>
          <w:b/>
          <w:bCs/>
          <w:lang w:val="en-US"/>
        </w:rPr>
        <w:t>4 Discussion</w:t>
      </w:r>
    </w:p>
    <w:p w14:paraId="40158801" w14:textId="3EF97759" w:rsidR="003F1134" w:rsidRDefault="00597BCF" w:rsidP="006A5538">
      <w:pPr>
        <w:spacing w:line="360" w:lineRule="auto"/>
        <w:rPr>
          <w:ins w:id="324" w:author="Pohl, Tobias" w:date="2026-10-05T12:11:00Z"/>
          <w:rFonts w:ascii="Arial" w:hAnsi="Arial" w:cs="Arial"/>
          <w:lang w:val="en-US"/>
        </w:rPr>
      </w:pPr>
      <w:ins w:id="325" w:author="Pohl, Tobias" w:date="2026-10-05T12:10:00Z">
        <w:r w:rsidRPr="00597BCF">
          <w:rPr>
            <w:rFonts w:ascii="Arial" w:hAnsi="Arial" w:cs="Arial"/>
            <w:lang w:val="en-US"/>
            <w:rPrChange w:id="326" w:author="Pohl, Tobias" w:date="2026-10-05T12:10:00Z">
              <w:rPr>
                <w:rFonts w:ascii="Arial" w:hAnsi="Arial" w:cs="Arial"/>
                <w:b/>
                <w:bCs/>
                <w:lang w:val="en-US"/>
              </w:rPr>
            </w:rPrChange>
          </w:rPr>
          <w:t xml:space="preserve">Resilience and </w:t>
        </w:r>
        <w:r>
          <w:rPr>
            <w:rFonts w:ascii="Arial" w:hAnsi="Arial" w:cs="Arial"/>
            <w:lang w:val="en-US"/>
          </w:rPr>
          <w:t>suscep</w:t>
        </w:r>
      </w:ins>
      <w:ins w:id="327" w:author="Pohl, Tobias" w:date="2026-10-05T12:11:00Z">
        <w:r>
          <w:rPr>
            <w:rFonts w:ascii="Arial" w:hAnsi="Arial" w:cs="Arial"/>
            <w:lang w:val="en-US"/>
          </w:rPr>
          <w:t>tibility as outcomes of heterogenous adaptation to the same stress experience</w:t>
        </w:r>
      </w:ins>
    </w:p>
    <w:p w14:paraId="03645AD7" w14:textId="2F445E6D" w:rsidR="00597BCF" w:rsidRDefault="00597BCF" w:rsidP="006A5538">
      <w:pPr>
        <w:spacing w:line="360" w:lineRule="auto"/>
        <w:rPr>
          <w:ins w:id="328" w:author="Pohl, Tobias" w:date="2026-10-05T12:11:00Z"/>
          <w:rFonts w:ascii="Arial" w:hAnsi="Arial" w:cs="Arial"/>
          <w:lang w:val="en-US"/>
        </w:rPr>
      </w:pPr>
      <w:ins w:id="329" w:author="Pohl, Tobias" w:date="2026-10-05T12:11:00Z">
        <w:r>
          <w:rPr>
            <w:rFonts w:ascii="Arial" w:hAnsi="Arial" w:cs="Arial"/>
            <w:lang w:val="en-US"/>
          </w:rPr>
          <w:t xml:space="preserve">Information about later outcomes is already present in spontaneous </w:t>
        </w:r>
        <w:proofErr w:type="spellStart"/>
        <w:r>
          <w:rPr>
            <w:rFonts w:ascii="Arial" w:hAnsi="Arial" w:cs="Arial"/>
            <w:lang w:val="en-US"/>
          </w:rPr>
          <w:t>behaviour</w:t>
        </w:r>
        <w:proofErr w:type="spellEnd"/>
        <w:r>
          <w:rPr>
            <w:rFonts w:ascii="Arial" w:hAnsi="Arial" w:cs="Arial"/>
            <w:lang w:val="en-US"/>
          </w:rPr>
          <w:t xml:space="preserve"> early during exposure</w:t>
        </w:r>
      </w:ins>
    </w:p>
    <w:p w14:paraId="6CE754FC" w14:textId="6A541E3A" w:rsidR="00597BCF" w:rsidRPr="00597BCF" w:rsidRDefault="00597BCF" w:rsidP="006A5538">
      <w:pPr>
        <w:spacing w:line="360" w:lineRule="auto"/>
        <w:rPr>
          <w:rFonts w:ascii="Arial" w:hAnsi="Arial" w:cs="Arial"/>
          <w:lang w:val="en-US"/>
          <w:rPrChange w:id="330" w:author="Pohl, Tobias" w:date="2026-10-05T12:10:00Z">
            <w:rPr>
              <w:rFonts w:ascii="Arial" w:hAnsi="Arial" w:cs="Arial"/>
              <w:b/>
              <w:bCs/>
              <w:lang w:val="en-US"/>
            </w:rPr>
          </w:rPrChange>
        </w:rPr>
      </w:pPr>
      <w:ins w:id="331" w:author="Pohl, Tobias" w:date="2026-10-05T12:11:00Z">
        <w:r>
          <w:rPr>
            <w:rFonts w:ascii="Arial" w:hAnsi="Arial" w:cs="Arial"/>
            <w:lang w:val="en-US"/>
          </w:rPr>
          <w:t>Eventual phen</w:t>
        </w:r>
      </w:ins>
      <w:ins w:id="332" w:author="Pohl, Tobias" w:date="2026-10-05T12:12:00Z">
        <w:r>
          <w:rPr>
            <w:rFonts w:ascii="Arial" w:hAnsi="Arial" w:cs="Arial"/>
            <w:lang w:val="en-US"/>
          </w:rPr>
          <w:t>otypes are accompanied by spatially heterogenous patterns of molecular remodeling</w:t>
        </w:r>
      </w:ins>
    </w:p>
    <w:p w14:paraId="3E0E7059" w14:textId="77777777" w:rsidR="006A5538" w:rsidRPr="005752A5" w:rsidRDefault="006A5538" w:rsidP="006A5538">
      <w:pPr>
        <w:spacing w:line="360" w:lineRule="auto"/>
        <w:rPr>
          <w:rFonts w:ascii="Arial" w:hAnsi="Arial" w:cs="Arial"/>
          <w:lang w:val="en-US"/>
        </w:rPr>
      </w:pPr>
      <w:r w:rsidRPr="005752A5">
        <w:rPr>
          <w:rFonts w:ascii="Arial" w:hAnsi="Arial" w:cs="Arial"/>
          <w:lang w:val="en-US"/>
        </w:rPr>
        <w:lastRenderedPageBreak/>
        <w:t xml:space="preserve">It is intriguing to speculate, that behavioral phenotyping early on during the development might help with assessing risk factors of later in life </w:t>
      </w:r>
      <w:proofErr w:type="spellStart"/>
      <w:r w:rsidRPr="005752A5">
        <w:rPr>
          <w:rFonts w:ascii="Arial" w:hAnsi="Arial" w:cs="Arial"/>
          <w:lang w:val="en-US"/>
        </w:rPr>
        <w:t>maladaption</w:t>
      </w:r>
      <w:proofErr w:type="spellEnd"/>
      <w:r w:rsidRPr="005752A5">
        <w:rPr>
          <w:rFonts w:ascii="Arial" w:hAnsi="Arial" w:cs="Arial"/>
          <w:lang w:val="en-US"/>
        </w:rPr>
        <w:t xml:space="preserve"> to stressors during development. This might also help understanding, why some individuals develop psychopathology and why other are seemingly untouched by adverse experiences during childhood. Furthermore, this paper highlights the individuality of the stress response and it impact on different behavioral outcomes in both males and females. </w:t>
      </w:r>
    </w:p>
    <w:p w14:paraId="4AF8DAED" w14:textId="2E8B3398" w:rsidR="006A5538" w:rsidRPr="005752A5" w:rsidRDefault="000919AA" w:rsidP="006A5538">
      <w:pPr>
        <w:spacing w:line="360" w:lineRule="auto"/>
        <w:rPr>
          <w:rFonts w:ascii="Arial" w:hAnsi="Arial" w:cs="Arial"/>
          <w:lang w:val="en-US"/>
        </w:rPr>
      </w:pPr>
      <w:ins w:id="333" w:author="Pohl, Tobias" w:date="2026-09-25T10:06:00Z">
        <w:r>
          <w:rPr>
            <w:rFonts w:ascii="Arial" w:hAnsi="Arial" w:cs="Arial"/>
            <w:lang w:val="en-US"/>
          </w:rPr>
          <w:t xml:space="preserve">Proteomics: </w:t>
        </w:r>
      </w:ins>
      <w:ins w:id="334" w:author="Pohl, Tobias" w:date="2026-10-02T14:13:00Z">
        <w:r w:rsidR="00E973B6">
          <w:rPr>
            <w:rFonts w:ascii="Arial" w:hAnsi="Arial" w:cs="Arial"/>
            <w:lang w:val="en-US"/>
          </w:rPr>
          <w:t>differential findings, resi</w:t>
        </w:r>
      </w:ins>
      <w:ins w:id="335" w:author="Pohl, Tobias" w:date="2026-10-02T14:14:00Z">
        <w:r w:rsidR="00E973B6">
          <w:rPr>
            <w:rFonts w:ascii="Arial" w:hAnsi="Arial" w:cs="Arial"/>
            <w:lang w:val="en-US"/>
          </w:rPr>
          <w:t>lience and susceptible animals both change during stress, resilience associated with relatively broad but specific upregulation of pathway families in either broad hippocampal areas or specific layers. Susceptible animals show predominantly dow</w:t>
        </w:r>
      </w:ins>
      <w:ins w:id="336" w:author="Pohl, Tobias" w:date="2026-10-02T14:15:00Z">
        <w:r w:rsidR="00E973B6">
          <w:rPr>
            <w:rFonts w:ascii="Arial" w:hAnsi="Arial" w:cs="Arial"/>
            <w:lang w:val="en-US"/>
          </w:rPr>
          <w:t xml:space="preserve">nregulation compared to resilient, and either downregulation of no clear change in contrast to control animals. Main pathway family is mitochondrial respiration. </w:t>
        </w:r>
        <w:proofErr w:type="spellStart"/>
        <w:r w:rsidR="00E973B6">
          <w:rPr>
            <w:rFonts w:ascii="Arial" w:hAnsi="Arial" w:cs="Arial"/>
            <w:lang w:val="en-US"/>
          </w:rPr>
          <w:t>Itochondrial</w:t>
        </w:r>
        <w:proofErr w:type="spellEnd"/>
        <w:r w:rsidR="00E973B6">
          <w:rPr>
            <w:rFonts w:ascii="Arial" w:hAnsi="Arial" w:cs="Arial"/>
            <w:lang w:val="en-US"/>
          </w:rPr>
          <w:t xml:space="preserve"> respiration has been linked to several psychiatric dysfunct</w:t>
        </w:r>
      </w:ins>
      <w:ins w:id="337" w:author="Pohl, Tobias" w:date="2026-10-02T14:16:00Z">
        <w:r w:rsidR="00E973B6">
          <w:rPr>
            <w:rFonts w:ascii="Arial" w:hAnsi="Arial" w:cs="Arial"/>
            <w:lang w:val="en-US"/>
          </w:rPr>
          <w:t xml:space="preserve">ions, </w:t>
        </w:r>
      </w:ins>
      <w:ins w:id="338" w:author="Pohl, Tobias" w:date="2026-09-25T10:06:00Z">
        <w:r>
          <w:rPr>
            <w:rFonts w:ascii="Arial" w:hAnsi="Arial" w:cs="Arial"/>
            <w:lang w:val="en-US"/>
          </w:rPr>
          <w:br/>
        </w:r>
      </w:ins>
      <w:del w:id="339" w:author="Pohl, Tobias" w:date="2026-09-25T10:06:00Z">
        <w:r w:rsidR="006A5538" w:rsidRPr="005752A5" w:rsidDel="000919AA">
          <w:rPr>
            <w:rFonts w:ascii="Arial" w:hAnsi="Arial" w:cs="Arial"/>
            <w:lang w:val="en-US"/>
          </w:rPr>
          <w:br w:type="page"/>
        </w:r>
      </w:del>
    </w:p>
    <w:p w14:paraId="33496E5B" w14:textId="47F392B5" w:rsidR="006A5538" w:rsidRPr="005752A5" w:rsidRDefault="006A5538" w:rsidP="00EA5C96">
      <w:pPr>
        <w:spacing w:line="360" w:lineRule="auto"/>
        <w:rPr>
          <w:rFonts w:ascii="Arial" w:hAnsi="Arial" w:cs="Arial"/>
          <w:lang w:val="en-US"/>
        </w:rPr>
      </w:pPr>
      <w:r w:rsidRPr="005752A5">
        <w:rPr>
          <w:rFonts w:ascii="Arial" w:hAnsi="Arial" w:cs="Arial"/>
          <w:lang w:val="en-US"/>
        </w:rPr>
        <w:br/>
      </w:r>
      <w:r w:rsidRPr="005752A5">
        <w:rPr>
          <w:rFonts w:ascii="Arial" w:hAnsi="Arial" w:cs="Arial"/>
          <w:lang w:val="en-US"/>
        </w:rPr>
        <w:br/>
      </w:r>
      <w:r w:rsidRPr="005752A5">
        <w:rPr>
          <w:rFonts w:ascii="Arial" w:hAnsi="Arial" w:cs="Arial"/>
          <w:lang w:val="en-US"/>
        </w:rPr>
        <w:br/>
      </w:r>
    </w:p>
    <w:p w14:paraId="449B2C8E" w14:textId="026EA9F9" w:rsidR="00997288" w:rsidRPr="005752A5" w:rsidRDefault="00AA4B33" w:rsidP="00EA5C96">
      <w:pPr>
        <w:spacing w:line="360" w:lineRule="auto"/>
        <w:rPr>
          <w:rFonts w:ascii="Arial" w:hAnsi="Arial" w:cs="Arial"/>
          <w:b/>
          <w:bCs/>
          <w:lang w:val="en-US"/>
        </w:rPr>
      </w:pPr>
      <w:r w:rsidRPr="005752A5">
        <w:rPr>
          <w:rFonts w:ascii="Arial" w:hAnsi="Arial" w:cs="Arial"/>
          <w:b/>
          <w:bCs/>
          <w:lang w:val="en-US"/>
        </w:rPr>
        <w:t>2 Methods</w:t>
      </w:r>
    </w:p>
    <w:p w14:paraId="4CC79171" w14:textId="2B0072D6"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2.1 Animals</w:t>
      </w:r>
    </w:p>
    <w:p w14:paraId="4B42567B" w14:textId="2FC8493B" w:rsidR="00A21701" w:rsidRPr="005752A5" w:rsidRDefault="007A54AB" w:rsidP="00EA5C96">
      <w:pPr>
        <w:spacing w:line="360" w:lineRule="auto"/>
        <w:rPr>
          <w:rFonts w:ascii="Arial" w:hAnsi="Arial" w:cs="Arial"/>
          <w:lang w:val="en-US"/>
        </w:rPr>
      </w:pPr>
      <w:r w:rsidRPr="005752A5">
        <w:rPr>
          <w:rFonts w:ascii="Arial" w:hAnsi="Arial" w:cs="Arial"/>
          <w:lang w:val="en-US"/>
        </w:rPr>
        <w:t xml:space="preserve">Male and female C57BL/6J mice between the ages of 20-58 days (bred </w:t>
      </w:r>
      <w:r w:rsidR="004E7ECD" w:rsidRPr="005752A5">
        <w:rPr>
          <w:rFonts w:ascii="Arial" w:hAnsi="Arial" w:cs="Arial"/>
          <w:lang w:val="en-US"/>
        </w:rPr>
        <w:t xml:space="preserve">in-house </w:t>
      </w:r>
      <w:r w:rsidRPr="005752A5">
        <w:rPr>
          <w:rFonts w:ascii="Arial" w:hAnsi="Arial" w:cs="Arial"/>
          <w:lang w:val="en-US"/>
        </w:rPr>
        <w:t>at the animal facility of the M</w:t>
      </w:r>
      <w:r w:rsidR="004E7ECD" w:rsidRPr="005752A5">
        <w:rPr>
          <w:rFonts w:ascii="Arial" w:hAnsi="Arial" w:cs="Arial"/>
          <w:lang w:val="en-US"/>
        </w:rPr>
        <w:t>ax Delbrück Center for Molecular Medicine</w:t>
      </w:r>
      <w:r w:rsidRPr="005752A5">
        <w:rPr>
          <w:rFonts w:ascii="Arial" w:hAnsi="Arial" w:cs="Arial"/>
          <w:lang w:val="en-US"/>
        </w:rPr>
        <w:t>) were used for all experiments</w:t>
      </w:r>
      <w:r w:rsidR="00A21701" w:rsidRPr="005752A5">
        <w:rPr>
          <w:rFonts w:ascii="Arial" w:hAnsi="Arial" w:cs="Arial"/>
          <w:lang w:val="en-US"/>
        </w:rPr>
        <w:t xml:space="preserve">. </w:t>
      </w:r>
      <w:r w:rsidR="00C331DB" w:rsidRPr="005752A5">
        <w:rPr>
          <w:rFonts w:ascii="Arial" w:hAnsi="Arial" w:cs="Arial"/>
          <w:lang w:val="en-US"/>
        </w:rPr>
        <w:t xml:space="preserve">Until the start of the social instability stress protocol, the animals were housed in standard </w:t>
      </w:r>
      <w:r w:rsidRPr="005752A5">
        <w:rPr>
          <w:rFonts w:ascii="Arial" w:hAnsi="Arial" w:cs="Arial"/>
          <w:lang w:val="en-US"/>
        </w:rPr>
        <w:t xml:space="preserve">individually ventilated </w:t>
      </w:r>
      <w:proofErr w:type="spellStart"/>
      <w:r w:rsidR="00C331DB" w:rsidRPr="005752A5">
        <w:rPr>
          <w:rFonts w:ascii="Arial" w:hAnsi="Arial" w:cs="Arial"/>
          <w:lang w:val="en-US"/>
        </w:rPr>
        <w:t>macrolon</w:t>
      </w:r>
      <w:proofErr w:type="spellEnd"/>
      <w:r w:rsidR="00C331DB" w:rsidRPr="005752A5">
        <w:rPr>
          <w:rFonts w:ascii="Arial" w:hAnsi="Arial" w:cs="Arial"/>
          <w:lang w:val="en-US"/>
        </w:rPr>
        <w:t xml:space="preserve"> type II cages. </w:t>
      </w:r>
      <w:r w:rsidRPr="005752A5">
        <w:rPr>
          <w:rFonts w:ascii="Arial" w:hAnsi="Arial" w:cs="Arial"/>
          <w:lang w:val="en-US"/>
        </w:rPr>
        <w:t xml:space="preserve">Animals were kept with a 12-hour dark/light cycle with food and water ad libitum. The animals were housed in a temperature-controlled environment (22 ±2°C) with 40-60% humidity. </w:t>
      </w:r>
      <w:r w:rsidR="001A4EE2" w:rsidRPr="005752A5">
        <w:rPr>
          <w:rFonts w:ascii="Arial" w:hAnsi="Arial" w:cs="Arial"/>
          <w:lang w:val="en-US"/>
        </w:rPr>
        <w:t>All experiments were performed during the light phase</w:t>
      </w:r>
      <w:r w:rsidRPr="005752A5">
        <w:rPr>
          <w:rFonts w:ascii="Arial" w:hAnsi="Arial" w:cs="Arial"/>
          <w:lang w:val="en-US"/>
        </w:rPr>
        <w:t>.</w:t>
      </w:r>
      <w:r w:rsidR="00027A5C" w:rsidRPr="005752A5">
        <w:rPr>
          <w:rFonts w:ascii="Arial" w:hAnsi="Arial" w:cs="Arial"/>
          <w:lang w:val="en-US"/>
        </w:rPr>
        <w:t xml:space="preserve"> During the social instability procedure, cage cleaning and bedding replacement was conducted </w:t>
      </w:r>
      <w:r w:rsidR="004E7ECD" w:rsidRPr="005752A5">
        <w:rPr>
          <w:rFonts w:ascii="Arial" w:hAnsi="Arial" w:cs="Arial"/>
          <w:lang w:val="en-US"/>
        </w:rPr>
        <w:t>weekly</w:t>
      </w:r>
      <w:r w:rsidR="00027A5C" w:rsidRPr="005752A5">
        <w:rPr>
          <w:rFonts w:ascii="Arial" w:hAnsi="Arial" w:cs="Arial"/>
          <w:lang w:val="en-US"/>
        </w:rPr>
        <w:t xml:space="preserve"> following a standardized scheme for all experimental batches. All experimental procedures complied with institutional and European animal welfare guidelines and were approved by the </w:t>
      </w:r>
      <w:proofErr w:type="spellStart"/>
      <w:r w:rsidR="00027A5C" w:rsidRPr="005752A5">
        <w:rPr>
          <w:rFonts w:ascii="Arial" w:hAnsi="Arial" w:cs="Arial"/>
          <w:lang w:val="en-US"/>
        </w:rPr>
        <w:t>Landesamt</w:t>
      </w:r>
      <w:proofErr w:type="spellEnd"/>
      <w:r w:rsidR="00027A5C" w:rsidRPr="005752A5">
        <w:rPr>
          <w:rFonts w:ascii="Arial" w:hAnsi="Arial" w:cs="Arial"/>
          <w:lang w:val="en-US"/>
        </w:rPr>
        <w:t xml:space="preserve"> </w:t>
      </w:r>
      <w:proofErr w:type="spellStart"/>
      <w:r w:rsidR="00027A5C" w:rsidRPr="005752A5">
        <w:rPr>
          <w:rFonts w:ascii="Arial" w:hAnsi="Arial" w:cs="Arial"/>
          <w:lang w:val="en-US"/>
        </w:rPr>
        <w:t>für</w:t>
      </w:r>
      <w:proofErr w:type="spellEnd"/>
      <w:r w:rsidR="00027A5C" w:rsidRPr="005752A5">
        <w:rPr>
          <w:rFonts w:ascii="Arial" w:hAnsi="Arial" w:cs="Arial"/>
          <w:lang w:val="en-US"/>
        </w:rPr>
        <w:t xml:space="preserve"> Gesundheit und </w:t>
      </w:r>
      <w:proofErr w:type="spellStart"/>
      <w:r w:rsidR="00027A5C" w:rsidRPr="005752A5">
        <w:rPr>
          <w:rFonts w:ascii="Arial" w:hAnsi="Arial" w:cs="Arial"/>
          <w:lang w:val="en-US"/>
        </w:rPr>
        <w:t>Soziales</w:t>
      </w:r>
      <w:proofErr w:type="spellEnd"/>
      <w:r w:rsidR="00027A5C" w:rsidRPr="005752A5">
        <w:rPr>
          <w:rFonts w:ascii="Arial" w:hAnsi="Arial" w:cs="Arial"/>
          <w:lang w:val="en-US"/>
        </w:rPr>
        <w:t>, Berlin, Germany. All possible efforts were made to reduce the number of animals used according to the 3R principle.</w:t>
      </w:r>
    </w:p>
    <w:p w14:paraId="2E0362CD" w14:textId="507D047E"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2.2 Social Instability Stress</w:t>
      </w:r>
    </w:p>
    <w:p w14:paraId="6722329C" w14:textId="3849D9DA" w:rsidR="0049750D" w:rsidRPr="005752A5" w:rsidRDefault="0049750D" w:rsidP="00EA5C96">
      <w:pPr>
        <w:spacing w:line="360" w:lineRule="auto"/>
        <w:rPr>
          <w:rFonts w:ascii="Arial" w:hAnsi="Arial" w:cs="Arial"/>
          <w:lang w:val="en-US"/>
        </w:rPr>
      </w:pPr>
      <w:r w:rsidRPr="005752A5">
        <w:rPr>
          <w:rFonts w:ascii="Arial" w:hAnsi="Arial" w:cs="Arial"/>
          <w:lang w:val="en-US"/>
        </w:rPr>
        <w:lastRenderedPageBreak/>
        <w:t xml:space="preserve">Social instability stress commenced 3-4 days following the implantation of the RFID chips between the ages of 24 days – 27 days. </w:t>
      </w:r>
      <w:r w:rsidR="00CB0E87" w:rsidRPr="005752A5">
        <w:rPr>
          <w:rFonts w:ascii="Arial" w:hAnsi="Arial" w:cs="Arial"/>
          <w:lang w:val="en-US"/>
        </w:rPr>
        <w:t>Experimental animals</w:t>
      </w:r>
      <w:r w:rsidRPr="005752A5">
        <w:rPr>
          <w:rFonts w:ascii="Arial" w:hAnsi="Arial" w:cs="Arial"/>
          <w:lang w:val="en-US"/>
        </w:rPr>
        <w:t xml:space="preserve"> of each behavioral cohort were born within a timeframe of 4 days, ensuring similar ages and developmental stages. </w:t>
      </w:r>
    </w:p>
    <w:p w14:paraId="7C4A38FA" w14:textId="32A00B6E" w:rsidR="0049750D" w:rsidRPr="005752A5" w:rsidRDefault="00CB0E87" w:rsidP="00EA5C96">
      <w:pPr>
        <w:spacing w:line="360" w:lineRule="auto"/>
        <w:rPr>
          <w:rFonts w:ascii="Arial" w:hAnsi="Arial" w:cs="Arial"/>
          <w:lang w:val="en-US"/>
        </w:rPr>
      </w:pPr>
      <w:r w:rsidRPr="005752A5">
        <w:rPr>
          <w:rFonts w:ascii="Arial" w:hAnsi="Arial" w:cs="Arial"/>
          <w:lang w:val="en-US"/>
        </w:rPr>
        <w:t>The social instability stress was performed by s</w:t>
      </w:r>
      <w:ins w:id="340" w:author="Pohl, Tobias" w:date="2026-09-22T10:03:00Z">
        <w:r w:rsidR="004E3C58">
          <w:rPr>
            <w:rFonts w:ascii="Arial" w:hAnsi="Arial" w:cs="Arial"/>
            <w:lang w:val="en-US"/>
          </w:rPr>
          <w:t>h</w:t>
        </w:r>
      </w:ins>
      <w:r w:rsidRPr="005752A5">
        <w:rPr>
          <w:rFonts w:ascii="Arial" w:hAnsi="Arial" w:cs="Arial"/>
          <w:lang w:val="en-US"/>
        </w:rPr>
        <w:t>uffling animal group compositions following the soc</w:t>
      </w:r>
      <w:ins w:id="341" w:author="Pohl, Tobias" w:date="2026-09-22T10:03:00Z">
        <w:r w:rsidR="004E3C58">
          <w:rPr>
            <w:rFonts w:ascii="Arial" w:hAnsi="Arial" w:cs="Arial"/>
            <w:lang w:val="en-US"/>
          </w:rPr>
          <w:t>i</w:t>
        </w:r>
      </w:ins>
      <w:r w:rsidRPr="005752A5">
        <w:rPr>
          <w:rFonts w:ascii="Arial" w:hAnsi="Arial" w:cs="Arial"/>
          <w:lang w:val="en-US"/>
        </w:rPr>
        <w:t>al golfer paradigm twice per week</w:t>
      </w:r>
      <w:r w:rsidR="0049750D" w:rsidRPr="005752A5">
        <w:rPr>
          <w:rFonts w:ascii="Arial" w:hAnsi="Arial" w:cs="Arial"/>
          <w:lang w:val="en-US"/>
        </w:rPr>
        <w:t xml:space="preserve">, resulting in a total of 4 cage </w:t>
      </w:r>
      <w:r w:rsidRPr="005752A5">
        <w:rPr>
          <w:rFonts w:ascii="Arial" w:hAnsi="Arial" w:cs="Arial"/>
          <w:lang w:val="en-US"/>
        </w:rPr>
        <w:t xml:space="preserve">changes during the 14 day paradigm. </w:t>
      </w:r>
      <w:del w:id="342" w:author="Pohl, Tobias" w:date="2026-09-22T10:04:00Z">
        <w:r w:rsidR="0049750D" w:rsidRPr="005752A5" w:rsidDel="004E3C58">
          <w:rPr>
            <w:rFonts w:ascii="Arial" w:hAnsi="Arial" w:cs="Arial"/>
            <w:lang w:val="en-US"/>
          </w:rPr>
          <w:delText xml:space="preserve">According to literature, 7 weeks </w:delText>
        </w:r>
        <w:r w:rsidRPr="005752A5" w:rsidDel="004E3C58">
          <w:rPr>
            <w:rFonts w:ascii="Arial" w:hAnsi="Arial" w:cs="Arial"/>
            <w:lang w:val="en-US"/>
          </w:rPr>
          <w:delText>of social instability stress</w:delText>
        </w:r>
        <w:r w:rsidR="0049750D" w:rsidRPr="005752A5" w:rsidDel="004E3C58">
          <w:rPr>
            <w:rFonts w:ascii="Arial" w:hAnsi="Arial" w:cs="Arial"/>
            <w:lang w:val="en-US"/>
          </w:rPr>
          <w:delText xml:space="preserve"> are sufficient to evoke a depressive-like phenotype in both males and females. </w:delText>
        </w:r>
      </w:del>
      <w:r w:rsidRPr="005752A5">
        <w:rPr>
          <w:rFonts w:ascii="Arial" w:hAnsi="Arial" w:cs="Arial"/>
          <w:lang w:val="en-US"/>
        </w:rPr>
        <w:t>After the</w:t>
      </w:r>
      <w:r w:rsidR="0049750D" w:rsidRPr="005752A5">
        <w:rPr>
          <w:rFonts w:ascii="Arial" w:hAnsi="Arial" w:cs="Arial"/>
          <w:lang w:val="en-US"/>
        </w:rPr>
        <w:t xml:space="preserve"> 14</w:t>
      </w:r>
      <w:r w:rsidR="00946134" w:rsidRPr="005752A5">
        <w:rPr>
          <w:rFonts w:ascii="Arial" w:hAnsi="Arial" w:cs="Arial"/>
          <w:lang w:val="en-US"/>
        </w:rPr>
        <w:t>-</w:t>
      </w:r>
      <w:r w:rsidR="0049750D" w:rsidRPr="005752A5">
        <w:rPr>
          <w:rFonts w:ascii="Arial" w:hAnsi="Arial" w:cs="Arial"/>
          <w:lang w:val="en-US"/>
        </w:rPr>
        <w:t xml:space="preserve">day </w:t>
      </w:r>
      <w:r w:rsidRPr="005752A5">
        <w:rPr>
          <w:rFonts w:ascii="Arial" w:hAnsi="Arial" w:cs="Arial"/>
          <w:lang w:val="en-US"/>
        </w:rPr>
        <w:t>SIS period</w:t>
      </w:r>
      <w:r w:rsidR="0049750D" w:rsidRPr="005752A5">
        <w:rPr>
          <w:rFonts w:ascii="Arial" w:hAnsi="Arial" w:cs="Arial"/>
          <w:lang w:val="en-US"/>
        </w:rPr>
        <w:t>, the animals remained within their last social group and behavioral testing started immediately afterwards.</w:t>
      </w:r>
    </w:p>
    <w:p w14:paraId="732B9331" w14:textId="063B21D4" w:rsidR="00AA4B33" w:rsidRDefault="00AA4B33" w:rsidP="00EA5C96">
      <w:pPr>
        <w:spacing w:line="360" w:lineRule="auto"/>
        <w:rPr>
          <w:ins w:id="343" w:author="Pohl, Tobias" w:date="2026-09-29T16:02:00Z"/>
          <w:rFonts w:ascii="Arial" w:hAnsi="Arial" w:cs="Arial"/>
          <w:b/>
          <w:bCs/>
          <w:lang w:val="en-US"/>
        </w:rPr>
      </w:pPr>
      <w:r w:rsidRPr="005752A5">
        <w:rPr>
          <w:rFonts w:ascii="Arial" w:hAnsi="Arial" w:cs="Arial"/>
          <w:b/>
          <w:bCs/>
          <w:lang w:val="en-US"/>
        </w:rPr>
        <w:t xml:space="preserve">2.3 </w:t>
      </w:r>
      <w:proofErr w:type="spellStart"/>
      <w:r w:rsidRPr="005752A5">
        <w:rPr>
          <w:rFonts w:ascii="Arial" w:hAnsi="Arial" w:cs="Arial"/>
          <w:b/>
          <w:bCs/>
          <w:lang w:val="en-US"/>
        </w:rPr>
        <w:t>Homecage</w:t>
      </w:r>
      <w:proofErr w:type="spellEnd"/>
      <w:r w:rsidRPr="005752A5">
        <w:rPr>
          <w:rFonts w:ascii="Arial" w:hAnsi="Arial" w:cs="Arial"/>
          <w:b/>
          <w:bCs/>
          <w:lang w:val="en-US"/>
        </w:rPr>
        <w:t xml:space="preserve"> phenotyping</w:t>
      </w:r>
    </w:p>
    <w:p w14:paraId="1343CDE9" w14:textId="77777777" w:rsidR="00A2674D" w:rsidRDefault="00A2674D" w:rsidP="00A2674D">
      <w:pPr>
        <w:spacing w:line="360" w:lineRule="auto"/>
        <w:rPr>
          <w:ins w:id="344" w:author="Pohl, Tobias" w:date="2026-09-29T16:02:00Z"/>
          <w:rFonts w:ascii="Arial" w:hAnsi="Arial" w:cs="Arial"/>
          <w:lang w:val="en-US"/>
        </w:rPr>
      </w:pPr>
      <w:ins w:id="345" w:author="Pohl, Tobias" w:date="2026-09-29T16:02:00Z">
        <w:r>
          <w:rPr>
            <w:rFonts w:ascii="Arial" w:hAnsi="Arial" w:cs="Arial"/>
            <w:lang w:val="en-US"/>
          </w:rPr>
          <w:t xml:space="preserve">Raw RFID position data were processed in R using the </w:t>
        </w:r>
        <w:proofErr w:type="spellStart"/>
        <w:r>
          <w:rPr>
            <w:rFonts w:ascii="Arial" w:hAnsi="Arial" w:cs="Arial"/>
            <w:lang w:val="en-US"/>
          </w:rPr>
          <w:t>BehavioralDynamics</w:t>
        </w:r>
        <w:proofErr w:type="spellEnd"/>
        <w:r>
          <w:rPr>
            <w:rFonts w:ascii="Arial" w:hAnsi="Arial" w:cs="Arial"/>
            <w:lang w:val="en-US"/>
          </w:rPr>
          <w:t xml:space="preserve"> analysis workflow. </w:t>
        </w:r>
        <w:proofErr w:type="spellStart"/>
        <w:r>
          <w:rPr>
            <w:rFonts w:ascii="Arial" w:hAnsi="Arial" w:cs="Arial"/>
            <w:lang w:val="en-US"/>
          </w:rPr>
          <w:t>PhenoSys</w:t>
        </w:r>
        <w:proofErr w:type="spellEnd"/>
        <w:r>
          <w:rPr>
            <w:rFonts w:ascii="Arial" w:hAnsi="Arial" w:cs="Arial"/>
            <w:lang w:val="en-US"/>
          </w:rPr>
          <w:t xml:space="preserve"> </w:t>
        </w:r>
        <w:proofErr w:type="spellStart"/>
        <w:r>
          <w:rPr>
            <w:rFonts w:ascii="Arial" w:hAnsi="Arial" w:cs="Arial"/>
            <w:lang w:val="en-US"/>
          </w:rPr>
          <w:t>AnimalPos</w:t>
        </w:r>
        <w:proofErr w:type="spellEnd"/>
        <w:r>
          <w:rPr>
            <w:rFonts w:ascii="Arial" w:hAnsi="Arial" w:cs="Arial"/>
            <w:lang w:val="en-US"/>
          </w:rPr>
          <w:t xml:space="preserve"> files were processed separately for each experimental batch (B1-B6) and cage-change session (CC1-CC4). Raw timestamps were parsed while retaining sub-second precision, and recorded coordinates were mapped onto the eight RFID position of the 2 x 4 </w:t>
        </w:r>
        <w:proofErr w:type="spellStart"/>
        <w:r>
          <w:rPr>
            <w:rFonts w:ascii="Arial" w:hAnsi="Arial" w:cs="Arial"/>
            <w:lang w:val="en-US"/>
          </w:rPr>
          <w:t>homecage</w:t>
        </w:r>
        <w:proofErr w:type="spellEnd"/>
        <w:r>
          <w:rPr>
            <w:rFonts w:ascii="Arial" w:hAnsi="Arial" w:cs="Arial"/>
            <w:lang w:val="en-US"/>
          </w:rPr>
          <w:t xml:space="preserve"> grid. Animals specified in the predefined exclusion list were removed before behavioral feature extraction. Active and inactive phases were determined using the clock time, with the active phase spanning from 18:30-06:30 and the inactive phase from 06:30-18:30. Consecutive phase blocks were indexed from timestamps, and </w:t>
        </w:r>
        <w:proofErr w:type="spellStart"/>
        <w:r>
          <w:rPr>
            <w:rFonts w:ascii="Arial" w:hAnsi="Arial" w:cs="Arial"/>
            <w:lang w:val="en-US"/>
          </w:rPr>
          <w:t>ncomplete</w:t>
        </w:r>
        <w:proofErr w:type="spellEnd"/>
        <w:r>
          <w:rPr>
            <w:rFonts w:ascii="Arial" w:hAnsi="Arial" w:cs="Arial"/>
            <w:lang w:val="en-US"/>
          </w:rPr>
          <w:t xml:space="preserve"> recording periods at the beginning and the end of individual cage changes were removed. </w:t>
        </w:r>
      </w:ins>
    </w:p>
    <w:p w14:paraId="2B3F31F2" w14:textId="77777777" w:rsidR="00A2674D" w:rsidRDefault="00A2674D" w:rsidP="00A2674D">
      <w:pPr>
        <w:spacing w:line="360" w:lineRule="auto"/>
        <w:rPr>
          <w:ins w:id="346" w:author="Pohl, Tobias" w:date="2026-09-29T16:02:00Z"/>
          <w:rFonts w:ascii="Arial" w:hAnsi="Arial" w:cs="Arial"/>
          <w:lang w:val="en-US"/>
        </w:rPr>
      </w:pPr>
      <w:ins w:id="347" w:author="Pohl, Tobias" w:date="2026-09-29T16:02:00Z">
        <w:r>
          <w:rPr>
            <w:rFonts w:ascii="Arial" w:hAnsi="Arial" w:cs="Arial"/>
            <w:lang w:val="en-US"/>
          </w:rPr>
          <w:t xml:space="preserve">Because RFID position records predominantly represent changes in detected position, continuous occupancy intervals were reconstructed by carrying forward the most recently observed position until the next recorded position change. For animals for which the first recorded event occurred after the beginning of the </w:t>
        </w:r>
        <w:proofErr w:type="spellStart"/>
        <w:r>
          <w:rPr>
            <w:rFonts w:ascii="Arial" w:hAnsi="Arial" w:cs="Arial"/>
            <w:lang w:val="en-US"/>
          </w:rPr>
          <w:t>analysed</w:t>
        </w:r>
        <w:proofErr w:type="spellEnd"/>
        <w:r>
          <w:rPr>
            <w:rFonts w:ascii="Arial" w:hAnsi="Arial" w:cs="Arial"/>
            <w:lang w:val="en-US"/>
          </w:rPr>
          <w:t xml:space="preserve"> recording window, the initial position was recovered from the last valid raw RFID observation. Occupancy intervals were therefore divided at phase and aggregation boundaries and summarized at multiple temporal resolutions (10 s, 1 min, 5 min, 10 min, 30 min).</w:t>
        </w:r>
      </w:ins>
    </w:p>
    <w:p w14:paraId="326BE3A3" w14:textId="77777777" w:rsidR="00A2674D" w:rsidRDefault="00A2674D" w:rsidP="00A2674D">
      <w:pPr>
        <w:spacing w:line="360" w:lineRule="auto"/>
        <w:rPr>
          <w:ins w:id="348" w:author="Pohl, Tobias" w:date="2026-09-29T16:02:00Z"/>
          <w:rFonts w:ascii="Arial" w:hAnsi="Arial" w:cs="Arial"/>
          <w:lang w:val="en-US"/>
        </w:rPr>
      </w:pPr>
      <w:ins w:id="349" w:author="Pohl, Tobias" w:date="2026-09-29T16:02:00Z">
        <w:r>
          <w:rPr>
            <w:rFonts w:ascii="Arial" w:hAnsi="Arial" w:cs="Arial"/>
            <w:lang w:val="en-US"/>
          </w:rPr>
          <w:t>Movement was quantified as the number of RFID position transitions within each time bin, with movement distance additionally calculated as the summed Manhattan distance across the RFID grid. Spatial behavioral organization was quantified using the Shannon entropy</w:t>
        </w:r>
      </w:ins>
    </w:p>
    <w:p w14:paraId="7008AC12" w14:textId="77777777" w:rsidR="00A2674D" w:rsidRPr="005752A5" w:rsidRDefault="00A2674D" w:rsidP="00A2674D">
      <w:pPr>
        <w:spacing w:line="360" w:lineRule="auto"/>
        <w:rPr>
          <w:ins w:id="350" w:author="Pohl, Tobias" w:date="2026-09-29T16:02:00Z"/>
          <w:rFonts w:ascii="Arial" w:hAnsi="Arial" w:cs="Arial"/>
          <w:lang w:val="en-US"/>
        </w:rPr>
      </w:pPr>
      <w:ins w:id="351" w:author="Pohl, Tobias" w:date="2026-09-29T16:02:00Z">
        <w:r>
          <w:rPr>
            <w:rFonts w:ascii="Arial" w:hAnsi="Arial" w:cs="Arial"/>
            <w:lang w:val="en-US"/>
          </w:rPr>
          <w:t xml:space="preserve">Further processing used timestamp-aware binning of events for movement (i.e. positional changes and detection by separate coils). </w:t>
        </w:r>
        <w:proofErr w:type="spellStart"/>
        <w:r>
          <w:rPr>
            <w:rFonts w:ascii="Arial" w:hAnsi="Arial" w:cs="Arial"/>
            <w:lang w:val="en-US"/>
          </w:rPr>
          <w:t>Derved</w:t>
        </w:r>
        <w:proofErr w:type="spellEnd"/>
        <w:r>
          <w:rPr>
            <w:rFonts w:ascii="Arial" w:hAnsi="Arial" w:cs="Arial"/>
            <w:lang w:val="en-US"/>
          </w:rPr>
          <w:t xml:space="preserve"> measures are movement, entropy, social proximity. Secondary analyses include curve descriptors such as </w:t>
        </w:r>
        <w:proofErr w:type="spellStart"/>
        <w:r>
          <w:rPr>
            <w:rFonts w:ascii="Arial" w:hAnsi="Arial" w:cs="Arial"/>
            <w:lang w:val="en-US"/>
          </w:rPr>
          <w:t>rmssd</w:t>
        </w:r>
        <w:proofErr w:type="spellEnd"/>
        <w:r>
          <w:rPr>
            <w:rFonts w:ascii="Arial" w:hAnsi="Arial" w:cs="Arial"/>
            <w:lang w:val="en-US"/>
          </w:rPr>
          <w:t xml:space="preserve"> and acf1 in order to describe the complex behavioral structure.</w:t>
        </w:r>
        <w:r>
          <w:rPr>
            <w:rFonts w:ascii="Arial" w:hAnsi="Arial" w:cs="Arial"/>
            <w:lang w:val="en-US"/>
          </w:rPr>
          <w:br/>
        </w:r>
        <w:r w:rsidRPr="005752A5">
          <w:rPr>
            <w:rFonts w:ascii="Arial" w:hAnsi="Arial" w:cs="Arial"/>
            <w:lang w:val="en-US"/>
          </w:rPr>
          <w:t>Data were filtered to exclude incomplete datasets and specific phases, with additional adjustments for grid-in-cage conditions.</w:t>
        </w:r>
      </w:ins>
    </w:p>
    <w:p w14:paraId="17BE0FCC" w14:textId="77777777" w:rsidR="00A2674D" w:rsidRPr="005752A5" w:rsidRDefault="00A2674D" w:rsidP="00A2674D">
      <w:pPr>
        <w:spacing w:line="360" w:lineRule="auto"/>
        <w:rPr>
          <w:ins w:id="352" w:author="Pohl, Tobias" w:date="2026-09-29T16:02:00Z"/>
          <w:rFonts w:ascii="Arial" w:hAnsi="Arial" w:cs="Arial"/>
          <w:lang w:val="en-US"/>
        </w:rPr>
      </w:pPr>
      <w:ins w:id="353" w:author="Pohl, Tobias" w:date="2026-09-29T16:02:00Z">
        <w:r w:rsidRPr="005752A5">
          <w:rPr>
            <w:rFonts w:ascii="Arial" w:hAnsi="Arial" w:cs="Arial"/>
            <w:lang w:val="en-US"/>
          </w:rPr>
          <w:lastRenderedPageBreak/>
          <w:t>Assessment of sleep phases Sleep was defined as a period of inactivity lasting more than 60 seconds, building on the established method of identifying sleep through sustained immobility. This approach aligns with prior research</w:t>
        </w:r>
        <w:r w:rsidRPr="005752A5">
          <w:rPr>
            <w:rFonts w:ascii="Arial" w:hAnsi="Arial" w:cs="Arial"/>
            <w:lang w:val="en-US"/>
          </w:rPr>
          <w:fldChar w:fldCharType="begin"/>
        </w:r>
        <w:r w:rsidRPr="005752A5">
          <w:rPr>
            <w:rFonts w:ascii="Arial" w:hAnsi="Arial" w:cs="Arial"/>
            <w:lang w:val="en-US"/>
          </w:rPr>
          <w:instrText xml:space="preserve"> ADDIN ZOTERO_ITEM CSL_CITATION {"citationID":"I6gNsBtS","properties":{"formattedCitation":"\\super 16\\nosupersub{}","plainCitation":"16","noteIndex":0},"citationItems":[{"id":1265,"uris":["http://zotero.org/users/9621701/items/5RJ7RM7J"],"itemData":{"id":1265,"type":"article-journal","abstract":"Assessment of sleep in mice currently requires initial implantation of chronic electrodes for assessment of electroencephalogram (EEG) and electromyogram (EMG) followed by time to recover from surgery. Hence, it is not ideal for high-throughput screening. To address this deficiency, a method of assessment of sleep and wakefulness in mice has been developed based on assessment of activity/inactivity either by digital video analysis or by breaking infrared beams in the mouse cage. It is based on the algorithm that any episode of continuous inactivity of &gt; or =40 s is predicted to be sleep. The method gives excellent agreement in C57BL/6J male mice with simultaneous assessment of sleep by EEG/EMG recording. The average agreement over 8,640 10-s epochs in 24 h is 92% (n = 7 mice) with agreement in individual mice being 88-94%. Average EEG/EMG determined sleep per 2-h interval across the day was 59.4 min. The estimated mean difference (bias) per 2-h interval between inactivity-defined sleep and EEG/EMG-defined sleep was only 1.0 min (95% confidence interval for mean bias -0.06 to +2.6 min). The standard deviation of differences (precision) was 7.5 min per 2-h interval with 95% limits of agreement ranging from -13.7 to +15.7 min. Although bias significantly varied by time of day (P = 0.0007), the magnitude of time-of-day differences was not large (average bias during lights on and lights off was +5.0 and -3.0 min per 2-h interval, respectively). This method has applications in chemical mutagenesis and for studies of molecular changes in brain with sleep/wakefulness.","container-title":"Physiological Genomics","DOI":"10.1152/physiolgenomics.00139.2006","ISSN":"1531-2267","issue":"2","journalAbbreviation":"Physiol Genomics","language":"eng","note":"PMID: 16985007","page":"232-238","source":"PubMed","title":"Novel method for high-throughput phenotyping of sleep in mice","volume":"28","author":[{"family":"Pack","given":"Allan I."},{"family":"Galante","given":"Raymond J."},{"family":"Maislin","given":"Greg"},{"family":"Cater","given":"Jacqueline"},{"family":"Metaxas","given":"Dimitris"},{"family":"Lu","given":"Shan"},{"family":"Zhang","given":"Lin"},{"family":"Von Smith","given":"Randy"},{"family":"Kay","given":"Timothy"},{"family":"Lian","given":"Jie"},{"family":"Svenson","given":"Karen"},{"family":"Peters","given":"Luanne L."}],"issued":{"date-parts":[["2007",1,17]]}}}],"schema":"https://github.com/citation-style-language/schema/raw/master/csl-citation.json"} </w:instrText>
        </w:r>
        <w:r w:rsidRPr="005752A5">
          <w:rPr>
            <w:rFonts w:ascii="Arial" w:hAnsi="Arial" w:cs="Arial"/>
            <w:lang w:val="en-US"/>
          </w:rPr>
          <w:fldChar w:fldCharType="separate"/>
        </w:r>
        <w:r w:rsidRPr="005752A5">
          <w:rPr>
            <w:rFonts w:ascii="Arial" w:hAnsi="Arial" w:cs="Arial"/>
            <w:szCs w:val="24"/>
            <w:vertAlign w:val="superscript"/>
            <w:lang w:val="en-US"/>
          </w:rPr>
          <w:t>16</w:t>
        </w:r>
        <w:r w:rsidRPr="005752A5">
          <w:rPr>
            <w:rFonts w:ascii="Arial" w:hAnsi="Arial" w:cs="Arial"/>
            <w:lang w:val="en-US"/>
          </w:rPr>
          <w:fldChar w:fldCharType="end"/>
        </w:r>
        <w:r w:rsidRPr="005752A5">
          <w:rPr>
            <w:rFonts w:ascii="Arial" w:hAnsi="Arial" w:cs="Arial"/>
            <w:lang w:val="en-US"/>
          </w:rPr>
          <w:t>, demonstrating inactive periods exceeding 40 seconds strongly correlating with sleep EEG patterns in mice.</w:t>
        </w:r>
      </w:ins>
    </w:p>
    <w:p w14:paraId="258D68FB" w14:textId="52D4C1E7" w:rsidR="00A2674D" w:rsidRPr="005752A5" w:rsidDel="00A2674D" w:rsidRDefault="00A2674D" w:rsidP="00EA5C96">
      <w:pPr>
        <w:spacing w:line="360" w:lineRule="auto"/>
        <w:rPr>
          <w:del w:id="354" w:author="Pohl, Tobias" w:date="2026-09-29T16:03:00Z"/>
          <w:rFonts w:ascii="Arial" w:hAnsi="Arial" w:cs="Arial"/>
          <w:b/>
          <w:bCs/>
          <w:lang w:val="en-US"/>
        </w:rPr>
      </w:pPr>
    </w:p>
    <w:p w14:paraId="56E416E9" w14:textId="77777777" w:rsidR="003F010B" w:rsidRPr="005752A5" w:rsidRDefault="00AA4B33" w:rsidP="00EA5C96">
      <w:pPr>
        <w:spacing w:line="360" w:lineRule="auto"/>
        <w:rPr>
          <w:rFonts w:ascii="Arial" w:hAnsi="Arial" w:cs="Arial"/>
          <w:lang w:val="en-US"/>
        </w:rPr>
      </w:pPr>
      <w:r w:rsidRPr="005752A5">
        <w:rPr>
          <w:rFonts w:ascii="Arial" w:hAnsi="Arial" w:cs="Arial"/>
          <w:b/>
          <w:bCs/>
          <w:lang w:val="en-US"/>
        </w:rPr>
        <w:t>2.4 Behavioral Tests</w:t>
      </w:r>
      <w:r w:rsidR="003F010B" w:rsidRPr="005752A5">
        <w:rPr>
          <w:rFonts w:ascii="Arial" w:hAnsi="Arial" w:cs="Arial"/>
          <w:lang w:val="en-US"/>
        </w:rPr>
        <w:t xml:space="preserve"> </w:t>
      </w:r>
    </w:p>
    <w:p w14:paraId="0084D103" w14:textId="708FFCA9" w:rsidR="00AA4B33" w:rsidRPr="005752A5" w:rsidRDefault="003F010B" w:rsidP="00EA5C96">
      <w:pPr>
        <w:spacing w:line="360" w:lineRule="auto"/>
        <w:rPr>
          <w:rFonts w:ascii="Arial" w:hAnsi="Arial" w:cs="Arial"/>
          <w:lang w:val="en-US"/>
        </w:rPr>
      </w:pPr>
      <w:r w:rsidRPr="005752A5">
        <w:rPr>
          <w:rFonts w:ascii="Arial" w:hAnsi="Arial" w:cs="Arial"/>
          <w:lang w:val="en-US"/>
        </w:rPr>
        <w:t>Behavioral testing was conducted between 8:00 AM and 4:00 PM to ensure consistency across experimental conditions. Automated analysis of the Open Field Test (OFT), Novel Object Recognition (NOR), Elevated Plus Maze (EPM), and Social Preference Test (</w:t>
      </w:r>
      <w:proofErr w:type="spellStart"/>
      <w:r w:rsidRPr="005752A5">
        <w:rPr>
          <w:rFonts w:ascii="Arial" w:hAnsi="Arial" w:cs="Arial"/>
          <w:lang w:val="en-US"/>
        </w:rPr>
        <w:t>SocP</w:t>
      </w:r>
      <w:proofErr w:type="spellEnd"/>
      <w:r w:rsidRPr="005752A5">
        <w:rPr>
          <w:rFonts w:ascii="Arial" w:hAnsi="Arial" w:cs="Arial"/>
          <w:lang w:val="en-US"/>
        </w:rPr>
        <w:t xml:space="preserve">) was performed using a customized version of the </w:t>
      </w:r>
      <w:proofErr w:type="spellStart"/>
      <w:r w:rsidRPr="005752A5">
        <w:rPr>
          <w:rFonts w:ascii="Arial" w:hAnsi="Arial" w:cs="Arial"/>
          <w:lang w:val="en-US"/>
        </w:rPr>
        <w:t>DLCAnalyzer</w:t>
      </w:r>
      <w:proofErr w:type="spellEnd"/>
      <w:r w:rsidRPr="005752A5">
        <w:rPr>
          <w:rFonts w:ascii="Arial" w:hAnsi="Arial" w:cs="Arial"/>
          <w:lang w:val="en-US"/>
        </w:rPr>
        <w:t xml:space="preserve"> framework. This modified tool builds upon the original functionality by integrating additional code to enhance its capabilities, including support for SLEAP tracking data and advanced behavioral metrics such as interaction angles, proximity measures, and latency calculations. The modifications allow for more refined and detailed analyses of behavioral data across these paradigms. The custom code is publicly available on GitHub at </w:t>
      </w:r>
      <w:proofErr w:type="spellStart"/>
      <w:r w:rsidRPr="005752A5">
        <w:rPr>
          <w:rFonts w:ascii="Arial" w:hAnsi="Arial" w:cs="Arial"/>
          <w:lang w:val="en-US"/>
        </w:rPr>
        <w:t>SLEAPanalyzer</w:t>
      </w:r>
      <w:proofErr w:type="spellEnd"/>
      <w:r w:rsidRPr="005752A5">
        <w:rPr>
          <w:rFonts w:ascii="Arial" w:hAnsi="Arial" w:cs="Arial"/>
          <w:lang w:val="en-US"/>
        </w:rPr>
        <w:t>, enabling reproducibility and further development by the research community. All automatized pipelines were benchmarked with manual scored behavioral analysis using BORIS</w:t>
      </w:r>
      <w:r w:rsidR="0073355A" w:rsidRPr="005752A5">
        <w:rPr>
          <w:rFonts w:ascii="Arial" w:hAnsi="Arial" w:cs="Arial"/>
          <w:lang w:val="en-US"/>
        </w:rPr>
        <w:t xml:space="preserve"> (</w:t>
      </w:r>
      <w:r w:rsidR="0073355A" w:rsidRPr="005752A5">
        <w:rPr>
          <w:rFonts w:ascii="Arial" w:hAnsi="Arial" w:cs="Arial"/>
          <w:highlight w:val="yellow"/>
          <w:lang w:val="en-US"/>
        </w:rPr>
        <w:t>supp. Fig. x</w:t>
      </w:r>
      <w:r w:rsidR="0073355A" w:rsidRPr="005752A5">
        <w:rPr>
          <w:rFonts w:ascii="Arial" w:hAnsi="Arial" w:cs="Arial"/>
          <w:lang w:val="en-US"/>
        </w:rPr>
        <w:t>)</w:t>
      </w:r>
      <w:r w:rsidRPr="005752A5">
        <w:rPr>
          <w:rFonts w:ascii="Arial" w:hAnsi="Arial" w:cs="Arial"/>
          <w:lang w:val="en-US"/>
        </w:rPr>
        <w:t xml:space="preserve">. </w:t>
      </w:r>
    </w:p>
    <w:p w14:paraId="5CB40E94" w14:textId="49899766" w:rsidR="0049750D" w:rsidRPr="005752A5" w:rsidRDefault="003F010B" w:rsidP="00EA5C96">
      <w:pPr>
        <w:spacing w:line="360" w:lineRule="auto"/>
        <w:rPr>
          <w:rFonts w:ascii="Arial" w:hAnsi="Arial" w:cs="Arial"/>
          <w:b/>
          <w:bCs/>
          <w:lang w:val="en-US"/>
        </w:rPr>
      </w:pPr>
      <w:r w:rsidRPr="005752A5">
        <w:rPr>
          <w:rFonts w:ascii="Arial" w:hAnsi="Arial" w:cs="Arial"/>
          <w:b/>
          <w:bCs/>
          <w:lang w:val="en-US"/>
        </w:rPr>
        <w:t>Sucrose Preference Test</w:t>
      </w:r>
      <w:r w:rsidR="001A4EE2" w:rsidRPr="005752A5">
        <w:rPr>
          <w:rFonts w:ascii="Arial" w:hAnsi="Arial" w:cs="Arial"/>
          <w:b/>
          <w:bCs/>
          <w:lang w:val="en-US"/>
        </w:rPr>
        <w:br/>
      </w:r>
      <w:r w:rsidR="001A4EE2" w:rsidRPr="005752A5">
        <w:rPr>
          <w:rFonts w:ascii="Arial" w:hAnsi="Arial" w:cs="Arial"/>
          <w:lang w:val="en-US"/>
        </w:rPr>
        <w:t xml:space="preserve">The sucrose preference test commenced the following day after the 14-day SIS paradigm. </w:t>
      </w:r>
      <w:r w:rsidR="007A54AB" w:rsidRPr="005752A5">
        <w:rPr>
          <w:rFonts w:ascii="Arial" w:hAnsi="Arial" w:cs="Arial"/>
          <w:lang w:val="en-US"/>
        </w:rPr>
        <w:t xml:space="preserve">Animals were habituated to access of water through a grid placed on top of the cage for two hours during the light phase for three consecutive days prior to testing for sucrose preference. </w:t>
      </w:r>
      <w:r w:rsidR="0073355A" w:rsidRPr="005752A5">
        <w:rPr>
          <w:rFonts w:ascii="Arial" w:hAnsi="Arial" w:cs="Arial"/>
          <w:lang w:val="en-US"/>
        </w:rPr>
        <w:t xml:space="preserve">For sucrose preference testing, the animals were placed into a standard </w:t>
      </w:r>
      <w:proofErr w:type="spellStart"/>
      <w:r w:rsidR="0073355A" w:rsidRPr="005752A5">
        <w:rPr>
          <w:rFonts w:ascii="Arial" w:hAnsi="Arial" w:cs="Arial"/>
          <w:lang w:val="en-US"/>
        </w:rPr>
        <w:t>Macrolon</w:t>
      </w:r>
      <w:proofErr w:type="spellEnd"/>
      <w:r w:rsidR="0073355A" w:rsidRPr="005752A5">
        <w:rPr>
          <w:rFonts w:ascii="Arial" w:hAnsi="Arial" w:cs="Arial"/>
          <w:lang w:val="en-US"/>
        </w:rPr>
        <w:t xml:space="preserve"> type II cage with bedding and </w:t>
      </w:r>
      <w:r w:rsidR="001A4EE2" w:rsidRPr="005752A5">
        <w:rPr>
          <w:rFonts w:ascii="Arial" w:hAnsi="Arial" w:cs="Arial"/>
          <w:lang w:val="en-US"/>
        </w:rPr>
        <w:t>permitted to acclimate</w:t>
      </w:r>
      <w:r w:rsidR="0073355A" w:rsidRPr="005752A5">
        <w:rPr>
          <w:rFonts w:ascii="Arial" w:hAnsi="Arial" w:cs="Arial"/>
          <w:lang w:val="en-US"/>
        </w:rPr>
        <w:t xml:space="preserve"> for 60 minutes</w:t>
      </w:r>
      <w:r w:rsidR="001A4EE2" w:rsidRPr="005752A5">
        <w:rPr>
          <w:rFonts w:ascii="Arial" w:hAnsi="Arial" w:cs="Arial"/>
          <w:lang w:val="en-US"/>
        </w:rPr>
        <w:t xml:space="preserve"> on three consecutive days</w:t>
      </w:r>
      <w:r w:rsidR="0073355A" w:rsidRPr="005752A5">
        <w:rPr>
          <w:rFonts w:ascii="Arial" w:hAnsi="Arial" w:cs="Arial"/>
          <w:lang w:val="en-US"/>
        </w:rPr>
        <w:t xml:space="preserve">. </w:t>
      </w:r>
      <w:r w:rsidR="007A54AB" w:rsidRPr="005752A5">
        <w:rPr>
          <w:rFonts w:ascii="Arial" w:hAnsi="Arial" w:cs="Arial"/>
          <w:lang w:val="en-US"/>
        </w:rPr>
        <w:t>Following th</w:t>
      </w:r>
      <w:r w:rsidR="001A4EE2" w:rsidRPr="005752A5">
        <w:rPr>
          <w:rFonts w:ascii="Arial" w:hAnsi="Arial" w:cs="Arial"/>
          <w:lang w:val="en-US"/>
        </w:rPr>
        <w:t>e</w:t>
      </w:r>
      <w:r w:rsidR="007A54AB" w:rsidRPr="005752A5">
        <w:rPr>
          <w:rFonts w:ascii="Arial" w:hAnsi="Arial" w:cs="Arial"/>
          <w:lang w:val="en-US"/>
        </w:rPr>
        <w:t xml:space="preserve"> habituation, two bottles were placed on top of the cage, one with </w:t>
      </w:r>
      <w:r w:rsidR="005B039A" w:rsidRPr="005752A5">
        <w:rPr>
          <w:rFonts w:ascii="Arial" w:hAnsi="Arial" w:cs="Arial"/>
          <w:lang w:val="en-US"/>
        </w:rPr>
        <w:t xml:space="preserve">2% </w:t>
      </w:r>
      <w:r w:rsidR="007A54AB" w:rsidRPr="005752A5">
        <w:rPr>
          <w:rFonts w:ascii="Arial" w:hAnsi="Arial" w:cs="Arial"/>
          <w:lang w:val="en-US"/>
        </w:rPr>
        <w:t>sucrose</w:t>
      </w:r>
      <w:r w:rsidR="005B039A" w:rsidRPr="005752A5">
        <w:rPr>
          <w:rFonts w:ascii="Arial" w:hAnsi="Arial" w:cs="Arial"/>
          <w:lang w:val="en-US"/>
        </w:rPr>
        <w:t xml:space="preserve"> solution</w:t>
      </w:r>
      <w:r w:rsidR="007A54AB" w:rsidRPr="005752A5">
        <w:rPr>
          <w:rFonts w:ascii="Arial" w:hAnsi="Arial" w:cs="Arial"/>
          <w:lang w:val="en-US"/>
        </w:rPr>
        <w:t xml:space="preserve"> and one with water. The order of sucrose and water was randomized between trials for each animal</w:t>
      </w:r>
      <w:r w:rsidR="005B039A" w:rsidRPr="005752A5">
        <w:rPr>
          <w:rFonts w:ascii="Arial" w:hAnsi="Arial" w:cs="Arial"/>
          <w:lang w:val="en-US"/>
        </w:rPr>
        <w:t xml:space="preserve"> to avoid place </w:t>
      </w:r>
      <w:r w:rsidR="001A4EE2" w:rsidRPr="005752A5">
        <w:rPr>
          <w:rFonts w:ascii="Arial" w:hAnsi="Arial" w:cs="Arial"/>
          <w:lang w:val="en-US"/>
        </w:rPr>
        <w:t xml:space="preserve">preference </w:t>
      </w:r>
      <w:r w:rsidR="005B039A" w:rsidRPr="005752A5">
        <w:rPr>
          <w:rFonts w:ascii="Arial" w:hAnsi="Arial" w:cs="Arial"/>
          <w:lang w:val="en-US"/>
        </w:rPr>
        <w:t>bias</w:t>
      </w:r>
      <w:r w:rsidR="007F2C4C" w:rsidRPr="005752A5">
        <w:rPr>
          <w:rFonts w:ascii="Arial" w:hAnsi="Arial" w:cs="Arial"/>
          <w:lang w:val="en-US"/>
        </w:rPr>
        <w:t xml:space="preserve">. After each two-hour session, the bottles were removed and the animals were </w:t>
      </w:r>
      <w:r w:rsidR="001A4EE2" w:rsidRPr="005752A5">
        <w:rPr>
          <w:rFonts w:ascii="Arial" w:hAnsi="Arial" w:cs="Arial"/>
          <w:lang w:val="en-US"/>
        </w:rPr>
        <w:t>returned</w:t>
      </w:r>
      <w:r w:rsidR="007F2C4C" w:rsidRPr="005752A5">
        <w:rPr>
          <w:rFonts w:ascii="Arial" w:hAnsi="Arial" w:cs="Arial"/>
          <w:lang w:val="en-US"/>
        </w:rPr>
        <w:t xml:space="preserve"> to their home cages. The bottles were then weighted and a ratio was formed </w:t>
      </w:r>
      <w:r w:rsidR="001A4EE2" w:rsidRPr="005752A5">
        <w:rPr>
          <w:rFonts w:ascii="Arial" w:hAnsi="Arial" w:cs="Arial"/>
          <w:lang w:val="en-US"/>
        </w:rPr>
        <w:t>between</w:t>
      </w:r>
      <w:r w:rsidR="007F2C4C" w:rsidRPr="005752A5">
        <w:rPr>
          <w:rFonts w:ascii="Arial" w:hAnsi="Arial" w:cs="Arial"/>
          <w:lang w:val="en-US"/>
        </w:rPr>
        <w:t xml:space="preserve"> the sum of sucrose and water intake over the three sessions as: </w:t>
      </w:r>
      <m:oMath>
        <m:r>
          <w:rPr>
            <w:rFonts w:ascii="Cambria Math" w:hAnsi="Cambria Math" w:cs="Arial"/>
            <w:lang w:val="en-US"/>
          </w:rPr>
          <m:t>sucrose preference=</m:t>
        </m:r>
        <m:f>
          <m:fPr>
            <m:ctrlPr>
              <w:rPr>
                <w:rFonts w:ascii="Cambria Math" w:hAnsi="Cambria Math" w:cs="Arial"/>
                <w:i/>
                <w:lang w:val="en-US"/>
              </w:rPr>
            </m:ctrlPr>
          </m:fPr>
          <m:num>
            <m:r>
              <w:rPr>
                <w:rFonts w:ascii="Cambria Math" w:hAnsi="Cambria Math" w:cs="Arial"/>
                <w:lang w:val="en-US"/>
              </w:rPr>
              <m:t>total sucrose intake</m:t>
            </m:r>
          </m:num>
          <m:den>
            <m:r>
              <w:rPr>
                <w:rFonts w:ascii="Cambria Math" w:hAnsi="Cambria Math" w:cs="Arial"/>
                <w:lang w:val="en-US"/>
              </w:rPr>
              <m:t>total water intake+total sucrose intake</m:t>
            </m:r>
          </m:den>
        </m:f>
        <m:r>
          <w:rPr>
            <w:rFonts w:ascii="Cambria Math" w:hAnsi="Cambria Math" w:cs="Arial"/>
            <w:lang w:val="en-US"/>
          </w:rPr>
          <m:t>×100</m:t>
        </m:r>
      </m:oMath>
      <w:r w:rsidR="007F2C4C" w:rsidRPr="005752A5">
        <w:rPr>
          <w:rFonts w:ascii="Arial" w:hAnsi="Arial" w:cs="Arial"/>
          <w:lang w:val="en-US"/>
        </w:rPr>
        <w:t>.</w:t>
      </w:r>
    </w:p>
    <w:p w14:paraId="6B4D4E26" w14:textId="77777777" w:rsidR="00B3238B" w:rsidRPr="005752A5" w:rsidRDefault="00B3238B" w:rsidP="00EA5C96">
      <w:pPr>
        <w:spacing w:line="360" w:lineRule="auto"/>
        <w:rPr>
          <w:rFonts w:ascii="Arial" w:hAnsi="Arial" w:cs="Arial"/>
          <w:b/>
          <w:bCs/>
          <w:lang w:val="en-US"/>
        </w:rPr>
      </w:pPr>
    </w:p>
    <w:p w14:paraId="4800BDA5" w14:textId="22037A9C" w:rsidR="00B3238B" w:rsidRPr="005752A5" w:rsidRDefault="00B3238B" w:rsidP="00EA5C96">
      <w:pPr>
        <w:spacing w:line="360" w:lineRule="auto"/>
        <w:rPr>
          <w:rFonts w:ascii="Arial" w:hAnsi="Arial" w:cs="Arial"/>
          <w:lang w:val="en-US"/>
        </w:rPr>
      </w:pPr>
      <w:r w:rsidRPr="005752A5">
        <w:rPr>
          <w:rFonts w:ascii="Arial" w:hAnsi="Arial" w:cs="Arial"/>
          <w:b/>
          <w:bCs/>
          <w:lang w:val="en-US"/>
        </w:rPr>
        <w:t>Social Preference Test</w:t>
      </w:r>
      <w:r w:rsidRPr="005752A5">
        <w:rPr>
          <w:rFonts w:ascii="Arial" w:hAnsi="Arial" w:cs="Arial"/>
          <w:b/>
          <w:bCs/>
          <w:lang w:val="en-US"/>
        </w:rPr>
        <w:br/>
      </w:r>
      <w:r w:rsidRPr="005752A5">
        <w:rPr>
          <w:rFonts w:ascii="Arial" w:hAnsi="Arial" w:cs="Arial"/>
          <w:lang w:val="en-US"/>
        </w:rPr>
        <w:t xml:space="preserve">The social preference test started one day following the end of the sucrose preference test. The animals were transferred to the experimental room one hour before the test. The test was performed in a custom-made arena </w:t>
      </w:r>
      <w:r w:rsidRPr="005752A5">
        <w:rPr>
          <w:rFonts w:ascii="Arial" w:hAnsi="Arial" w:cs="Arial"/>
          <w:highlight w:val="yellow"/>
          <w:lang w:val="en-US"/>
        </w:rPr>
        <w:t>(measurements here)</w:t>
      </w:r>
      <w:r w:rsidRPr="005752A5">
        <w:rPr>
          <w:rFonts w:ascii="Arial" w:hAnsi="Arial" w:cs="Arial"/>
          <w:lang w:val="en-US"/>
        </w:rPr>
        <w:t xml:space="preserve">. During the first phase of the </w:t>
      </w:r>
      <w:r w:rsidRPr="005752A5">
        <w:rPr>
          <w:rFonts w:ascii="Arial" w:hAnsi="Arial" w:cs="Arial"/>
          <w:lang w:val="en-US"/>
        </w:rPr>
        <w:lastRenderedPageBreak/>
        <w:t xml:space="preserve">test, the animal was introduced into the arena and allowed to explore the arena and both empty </w:t>
      </w:r>
      <w:r w:rsidRPr="005752A5">
        <w:rPr>
          <w:rFonts w:ascii="Arial" w:hAnsi="Arial" w:cs="Arial"/>
          <w:highlight w:val="yellow"/>
          <w:lang w:val="en-US"/>
        </w:rPr>
        <w:t>cups</w:t>
      </w:r>
      <w:r w:rsidRPr="005752A5">
        <w:rPr>
          <w:rFonts w:ascii="Arial" w:hAnsi="Arial" w:cs="Arial"/>
          <w:lang w:val="en-US"/>
        </w:rPr>
        <w:t xml:space="preserve"> for 10 minutes. Following, in the second phase, one stranger mouse was introduced into one cup and the test subject was allowed to explore to interact with it for 10 minutes. Following, another stranger animal was placed into the remaining cup and the test subject was able to freely chose interaction partners and explore the arena. </w:t>
      </w:r>
      <w:r w:rsidR="000D79DD" w:rsidRPr="005752A5">
        <w:rPr>
          <w:rFonts w:ascii="Arial" w:hAnsi="Arial" w:cs="Arial"/>
          <w:lang w:val="en-US"/>
        </w:rPr>
        <w:t xml:space="preserve">Following this, all animals were removed from the arena and returned to their </w:t>
      </w:r>
      <w:proofErr w:type="spellStart"/>
      <w:r w:rsidR="000D79DD" w:rsidRPr="005752A5">
        <w:rPr>
          <w:rFonts w:ascii="Arial" w:hAnsi="Arial" w:cs="Arial"/>
          <w:lang w:val="en-US"/>
        </w:rPr>
        <w:t>homecages</w:t>
      </w:r>
      <w:proofErr w:type="spellEnd"/>
      <w:r w:rsidR="000D79DD" w:rsidRPr="005752A5">
        <w:rPr>
          <w:rFonts w:ascii="Arial" w:hAnsi="Arial" w:cs="Arial"/>
          <w:lang w:val="en-US"/>
        </w:rPr>
        <w:t>.</w:t>
      </w:r>
    </w:p>
    <w:p w14:paraId="7EFCD738" w14:textId="164BE2E7" w:rsidR="0049750D" w:rsidRPr="005752A5" w:rsidRDefault="0049750D" w:rsidP="00EA5C96">
      <w:pPr>
        <w:spacing w:line="360" w:lineRule="auto"/>
        <w:rPr>
          <w:rFonts w:ascii="Arial" w:hAnsi="Arial" w:cs="Arial"/>
          <w:b/>
          <w:bCs/>
          <w:lang w:val="en-US"/>
        </w:rPr>
      </w:pPr>
      <w:r w:rsidRPr="005752A5">
        <w:rPr>
          <w:rFonts w:ascii="Arial" w:hAnsi="Arial" w:cs="Arial"/>
          <w:b/>
          <w:bCs/>
          <w:lang w:val="en-US"/>
        </w:rPr>
        <w:t>Open field test</w:t>
      </w:r>
      <w:r w:rsidR="001A4EE2" w:rsidRPr="005752A5">
        <w:rPr>
          <w:rFonts w:ascii="Arial" w:hAnsi="Arial" w:cs="Arial"/>
          <w:b/>
          <w:bCs/>
          <w:lang w:val="en-US"/>
        </w:rPr>
        <w:br/>
      </w:r>
      <w:r w:rsidR="001A4EE2" w:rsidRPr="005752A5">
        <w:rPr>
          <w:rFonts w:ascii="Arial" w:hAnsi="Arial" w:cs="Arial"/>
          <w:lang w:val="en-US"/>
        </w:rPr>
        <w:t xml:space="preserve">The open field test was performed </w:t>
      </w:r>
      <w:r w:rsidR="00B3238B" w:rsidRPr="005752A5">
        <w:rPr>
          <w:rFonts w:ascii="Arial" w:hAnsi="Arial" w:cs="Arial"/>
          <w:lang w:val="en-US"/>
        </w:rPr>
        <w:t xml:space="preserve">two days following the social preference test. </w:t>
      </w:r>
      <w:r w:rsidRPr="005752A5">
        <w:rPr>
          <w:rFonts w:ascii="Arial" w:hAnsi="Arial" w:cs="Arial"/>
          <w:lang w:val="en-US"/>
        </w:rPr>
        <w:t>The open field test arena was made up with a 50</w:t>
      </w:r>
      <w:r w:rsidR="00BD6433" w:rsidRPr="005752A5">
        <w:rPr>
          <w:rFonts w:ascii="Arial" w:hAnsi="Arial" w:cs="Arial"/>
          <w:lang w:val="en-US"/>
        </w:rPr>
        <w:t xml:space="preserve"> </w:t>
      </w:r>
      <w:r w:rsidRPr="005752A5">
        <w:rPr>
          <w:rFonts w:ascii="Arial" w:hAnsi="Arial" w:cs="Arial"/>
          <w:lang w:val="en-US"/>
        </w:rPr>
        <w:t>x</w:t>
      </w:r>
      <w:r w:rsidR="00BD6433" w:rsidRPr="005752A5">
        <w:rPr>
          <w:rFonts w:ascii="Arial" w:hAnsi="Arial" w:cs="Arial"/>
          <w:lang w:val="en-US"/>
        </w:rPr>
        <w:t xml:space="preserve"> </w:t>
      </w:r>
      <w:r w:rsidRPr="005752A5">
        <w:rPr>
          <w:rFonts w:ascii="Arial" w:hAnsi="Arial" w:cs="Arial"/>
          <w:lang w:val="en-US"/>
        </w:rPr>
        <w:t>50 cm arena, by TS</w:t>
      </w:r>
      <w:r w:rsidR="003F010B" w:rsidRPr="005752A5">
        <w:rPr>
          <w:rFonts w:ascii="Arial" w:hAnsi="Arial" w:cs="Arial"/>
          <w:lang w:val="en-US"/>
        </w:rPr>
        <w:t>E</w:t>
      </w:r>
      <w:r w:rsidRPr="005752A5">
        <w:rPr>
          <w:rFonts w:ascii="Arial" w:hAnsi="Arial" w:cs="Arial"/>
          <w:lang w:val="en-US"/>
        </w:rPr>
        <w:t xml:space="preserve">. The values of speed, center time and time in the periphery as well as the distance travelled in the center </w:t>
      </w:r>
      <w:r w:rsidR="003F010B" w:rsidRPr="005752A5">
        <w:rPr>
          <w:rFonts w:ascii="Arial" w:hAnsi="Arial" w:cs="Arial"/>
          <w:lang w:val="en-US"/>
        </w:rPr>
        <w:t>a</w:t>
      </w:r>
      <w:r w:rsidRPr="005752A5">
        <w:rPr>
          <w:rFonts w:ascii="Arial" w:hAnsi="Arial" w:cs="Arial"/>
          <w:lang w:val="en-US"/>
        </w:rPr>
        <w:t>nd the periphery were automatically recorded.</w:t>
      </w:r>
    </w:p>
    <w:p w14:paraId="1A742787" w14:textId="1A45DFC7" w:rsidR="0049750D" w:rsidRPr="005752A5" w:rsidRDefault="0049750D" w:rsidP="00EA5C96">
      <w:pPr>
        <w:spacing w:line="360" w:lineRule="auto"/>
        <w:rPr>
          <w:rFonts w:ascii="Arial" w:hAnsi="Arial" w:cs="Arial"/>
          <w:b/>
          <w:bCs/>
          <w:lang w:val="en-US"/>
        </w:rPr>
      </w:pPr>
      <w:r w:rsidRPr="005752A5">
        <w:rPr>
          <w:rFonts w:ascii="Arial" w:hAnsi="Arial" w:cs="Arial"/>
          <w:b/>
          <w:bCs/>
          <w:lang w:val="en-US"/>
        </w:rPr>
        <w:t>Elevated plus maze</w:t>
      </w:r>
    </w:p>
    <w:p w14:paraId="05A69B0E" w14:textId="639FB38F" w:rsidR="0049750D" w:rsidRPr="005752A5" w:rsidRDefault="0049750D" w:rsidP="00EA5C96">
      <w:pPr>
        <w:spacing w:line="360" w:lineRule="auto"/>
        <w:rPr>
          <w:rFonts w:ascii="Arial" w:hAnsi="Arial" w:cs="Arial"/>
          <w:lang w:val="en-US"/>
        </w:rPr>
      </w:pPr>
      <w:r w:rsidRPr="005752A5">
        <w:rPr>
          <w:rFonts w:ascii="Arial" w:hAnsi="Arial" w:cs="Arial"/>
          <w:lang w:val="en-US"/>
        </w:rPr>
        <w:t xml:space="preserve">The elevated plus maze contained </w:t>
      </w:r>
      <w:r w:rsidR="00517854" w:rsidRPr="005752A5">
        <w:rPr>
          <w:rFonts w:ascii="Arial" w:hAnsi="Arial" w:cs="Arial"/>
          <w:lang w:val="en-US"/>
        </w:rPr>
        <w:t>four</w:t>
      </w:r>
      <w:r w:rsidRPr="005752A5">
        <w:rPr>
          <w:rFonts w:ascii="Arial" w:hAnsi="Arial" w:cs="Arial"/>
          <w:lang w:val="en-US"/>
        </w:rPr>
        <w:t xml:space="preserve"> arms, </w:t>
      </w:r>
      <w:r w:rsidR="00517854" w:rsidRPr="005752A5">
        <w:rPr>
          <w:rFonts w:ascii="Arial" w:hAnsi="Arial" w:cs="Arial"/>
          <w:lang w:val="en-US"/>
        </w:rPr>
        <w:t xml:space="preserve">two </w:t>
      </w:r>
      <w:r w:rsidRPr="005752A5">
        <w:rPr>
          <w:rFonts w:ascii="Arial" w:hAnsi="Arial" w:cs="Arial"/>
          <w:lang w:val="en-US"/>
        </w:rPr>
        <w:t xml:space="preserve">open arms and </w:t>
      </w:r>
      <w:r w:rsidR="00517854" w:rsidRPr="005752A5">
        <w:rPr>
          <w:rFonts w:ascii="Arial" w:hAnsi="Arial" w:cs="Arial"/>
          <w:lang w:val="en-US"/>
        </w:rPr>
        <w:t>two</w:t>
      </w:r>
      <w:r w:rsidRPr="005752A5">
        <w:rPr>
          <w:rFonts w:ascii="Arial" w:hAnsi="Arial" w:cs="Arial"/>
          <w:lang w:val="en-US"/>
        </w:rPr>
        <w:t xml:space="preserve"> closed arms. The animals were </w:t>
      </w:r>
      <w:r w:rsidR="005B039A" w:rsidRPr="005752A5">
        <w:rPr>
          <w:rFonts w:ascii="Arial" w:hAnsi="Arial" w:cs="Arial"/>
          <w:lang w:val="en-US"/>
        </w:rPr>
        <w:t xml:space="preserve">placed into the center area of the maze facing the open arm and </w:t>
      </w:r>
      <w:r w:rsidRPr="005752A5">
        <w:rPr>
          <w:rFonts w:ascii="Arial" w:hAnsi="Arial" w:cs="Arial"/>
          <w:lang w:val="en-US"/>
        </w:rPr>
        <w:t>able to freely explore all four arms for a total duration of 5 minutes. Time on the open arms was seen as a less anxious behavior.</w:t>
      </w:r>
    </w:p>
    <w:p w14:paraId="31067428" w14:textId="5BEC85BC"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 xml:space="preserve">2.4.2 </w:t>
      </w:r>
      <w:r w:rsidR="00946134" w:rsidRPr="005752A5">
        <w:rPr>
          <w:rFonts w:ascii="Arial" w:hAnsi="Arial" w:cs="Arial"/>
          <w:b/>
          <w:bCs/>
          <w:lang w:val="en-US"/>
        </w:rPr>
        <w:t>Automatization</w:t>
      </w:r>
      <w:r w:rsidRPr="005752A5">
        <w:rPr>
          <w:rFonts w:ascii="Arial" w:hAnsi="Arial" w:cs="Arial"/>
          <w:b/>
          <w:bCs/>
          <w:lang w:val="en-US"/>
        </w:rPr>
        <w:t xml:space="preserve"> of behavioral test analysis</w:t>
      </w:r>
    </w:p>
    <w:p w14:paraId="546617D3" w14:textId="054D2EB0" w:rsidR="006029BB" w:rsidRPr="005752A5" w:rsidRDefault="006029BB" w:rsidP="00EA5C96">
      <w:pPr>
        <w:spacing w:line="360" w:lineRule="auto"/>
        <w:rPr>
          <w:rFonts w:ascii="Arial" w:hAnsi="Arial" w:cs="Arial"/>
          <w:lang w:val="en-US"/>
        </w:rPr>
      </w:pPr>
      <w:r w:rsidRPr="005752A5">
        <w:rPr>
          <w:rFonts w:ascii="Arial" w:hAnsi="Arial" w:cs="Arial"/>
          <w:lang w:val="en-US"/>
        </w:rPr>
        <w:t>To facilitate unbiased and analysis of behavior, we used SLEAP to created pose estimations for each individual in the Social Preference and Novelty Preference test</w:t>
      </w:r>
      <w:r w:rsidR="002D4EB6" w:rsidRPr="005752A5">
        <w:rPr>
          <w:rFonts w:ascii="Arial" w:hAnsi="Arial" w:cs="Arial"/>
          <w:lang w:val="en-US"/>
        </w:rPr>
        <w:t xml:space="preserve"> (</w:t>
      </w:r>
      <w:proofErr w:type="spellStart"/>
      <w:r w:rsidR="002D4EB6" w:rsidRPr="005752A5">
        <w:rPr>
          <w:rFonts w:ascii="Arial" w:hAnsi="Arial" w:cs="Arial"/>
          <w:lang w:val="en-US"/>
        </w:rPr>
        <w:t>SocP</w:t>
      </w:r>
      <w:proofErr w:type="spellEnd"/>
      <w:r w:rsidR="002D4EB6" w:rsidRPr="005752A5">
        <w:rPr>
          <w:rFonts w:ascii="Arial" w:hAnsi="Arial" w:cs="Arial"/>
          <w:lang w:val="en-US"/>
        </w:rPr>
        <w:t>)</w:t>
      </w:r>
      <w:r w:rsidRPr="005752A5">
        <w:rPr>
          <w:rFonts w:ascii="Arial" w:hAnsi="Arial" w:cs="Arial"/>
          <w:lang w:val="en-US"/>
        </w:rPr>
        <w:t>, the Novel Object Recognition test</w:t>
      </w:r>
      <w:r w:rsidR="002D4EB6" w:rsidRPr="005752A5">
        <w:rPr>
          <w:rFonts w:ascii="Arial" w:hAnsi="Arial" w:cs="Arial"/>
          <w:lang w:val="en-US"/>
        </w:rPr>
        <w:t xml:space="preserve"> (NOR)</w:t>
      </w:r>
      <w:r w:rsidRPr="005752A5">
        <w:rPr>
          <w:rFonts w:ascii="Arial" w:hAnsi="Arial" w:cs="Arial"/>
          <w:lang w:val="en-US"/>
        </w:rPr>
        <w:t xml:space="preserve">, and the Open Field test </w:t>
      </w:r>
      <w:r w:rsidR="002D4EB6" w:rsidRPr="005752A5">
        <w:rPr>
          <w:rFonts w:ascii="Arial" w:hAnsi="Arial" w:cs="Arial"/>
          <w:lang w:val="en-US"/>
        </w:rPr>
        <w:t xml:space="preserve">(OFT) </w:t>
      </w:r>
      <w:r w:rsidRPr="005752A5">
        <w:rPr>
          <w:rFonts w:ascii="Arial" w:hAnsi="Arial" w:cs="Arial"/>
          <w:lang w:val="en-US"/>
        </w:rPr>
        <w:t>as well as the elevated plus maze</w:t>
      </w:r>
      <w:r w:rsidR="002D4EB6" w:rsidRPr="005752A5">
        <w:rPr>
          <w:rFonts w:ascii="Arial" w:hAnsi="Arial" w:cs="Arial"/>
          <w:lang w:val="en-US"/>
        </w:rPr>
        <w:t xml:space="preserve"> (EPM)</w:t>
      </w:r>
      <w:r w:rsidRPr="005752A5">
        <w:rPr>
          <w:rFonts w:ascii="Arial" w:hAnsi="Arial" w:cs="Arial"/>
          <w:lang w:val="en-US"/>
        </w:rPr>
        <w:t xml:space="preserve">. </w:t>
      </w:r>
      <w:r w:rsidR="002D4EB6" w:rsidRPr="005752A5">
        <w:rPr>
          <w:rFonts w:ascii="Arial" w:hAnsi="Arial" w:cs="Arial"/>
          <w:lang w:val="en-US"/>
        </w:rPr>
        <w:t xml:space="preserve">Additionally, the different arenas were tracked to extract key points and facilitate accurate measurements of distances and speed, as well as allowing for the automatic definition of regions of interest, such as objects or social zones. </w:t>
      </w:r>
      <w:r w:rsidRPr="005752A5">
        <w:rPr>
          <w:rFonts w:ascii="Arial" w:hAnsi="Arial" w:cs="Arial"/>
          <w:lang w:val="en-US"/>
        </w:rPr>
        <w:t xml:space="preserve">Following, </w:t>
      </w:r>
      <w:r w:rsidR="002D4EB6" w:rsidRPr="005752A5">
        <w:rPr>
          <w:rFonts w:ascii="Arial" w:hAnsi="Arial" w:cs="Arial"/>
          <w:lang w:val="en-US"/>
        </w:rPr>
        <w:t>arena and animal coordinates</w:t>
      </w:r>
      <w:r w:rsidRPr="005752A5">
        <w:rPr>
          <w:rFonts w:ascii="Arial" w:hAnsi="Arial" w:cs="Arial"/>
          <w:lang w:val="en-US"/>
        </w:rPr>
        <w:t xml:space="preserve"> were combined into one single data </w:t>
      </w:r>
      <w:r w:rsidR="002D4EB6" w:rsidRPr="005752A5">
        <w:rPr>
          <w:rFonts w:ascii="Arial" w:hAnsi="Arial" w:cs="Arial"/>
          <w:lang w:val="en-US"/>
        </w:rPr>
        <w:t>frame</w:t>
      </w:r>
      <w:r w:rsidRPr="005752A5">
        <w:rPr>
          <w:rFonts w:ascii="Arial" w:hAnsi="Arial" w:cs="Arial"/>
          <w:lang w:val="en-US"/>
        </w:rPr>
        <w:t xml:space="preserve"> and </w:t>
      </w:r>
      <w:r w:rsidR="00946134" w:rsidRPr="005752A5">
        <w:rPr>
          <w:rFonts w:ascii="Arial" w:hAnsi="Arial" w:cs="Arial"/>
          <w:lang w:val="en-US"/>
        </w:rPr>
        <w:t>analyzed</w:t>
      </w:r>
      <w:r w:rsidRPr="005752A5">
        <w:rPr>
          <w:rFonts w:ascii="Arial" w:hAnsi="Arial" w:cs="Arial"/>
          <w:lang w:val="en-US"/>
        </w:rPr>
        <w:t xml:space="preserve"> using DLCAnalyzer</w:t>
      </w:r>
      <w:r w:rsidR="002D4EB6" w:rsidRPr="005752A5">
        <w:rPr>
          <w:rFonts w:ascii="Arial" w:hAnsi="Arial" w:cs="Arial"/>
          <w:lang w:val="en-US"/>
        </w:rPr>
        <w:fldChar w:fldCharType="begin"/>
      </w:r>
      <w:r w:rsidR="00EA711D" w:rsidRPr="005752A5">
        <w:rPr>
          <w:rFonts w:ascii="Arial" w:hAnsi="Arial" w:cs="Arial"/>
          <w:lang w:val="en-US"/>
        </w:rPr>
        <w:instrText xml:space="preserve"> ADDIN ZOTERO_ITEM CSL_CITATION {"citationID":"IvpunS9D","properties":{"formattedCitation":"\\super 14\\nosupersub{}","plainCitation":"14","noteIndex":0},"citationItems":[{"id":1267,"uris":["http://zotero.org/users/9621701/items/JD25ZQ6P"],"itemData":{"id":1267,"type":"article-journal","abstract":"To study brain function, preclinical research heavily relies on animal monitoring and the subsequent analyses of behavior. Commercial platforms have enabled semi high-throughput behavioral analyses by automating animal tracking, yet they poorly recognize ethologically relevant behaviors and lack the flexibility to be employed in variable testing environments. Critical advances based on deep-learning and machine vision over the last couple of years now enable markerless tracking of individual body parts of freely moving rodents with high precision. Here, we compare the performance of commercially available platforms (EthoVision XT14, Noldus; TSE Multi-Conditioning System, TSE Systems) to cross-verified human annotation. We provide a set of videos—carefully annotated by several human raters—of three widely used behavioral tests (open field test, elevated plus maze, forced swim test). Using these data, we then deployed the pose estimation software DeepLabCut to extract skeletal mouse representations. Using simple post-analyses, we were able to track animals based on their skeletal representation in a range of classic behavioral tests at similar or greater accuracy than commercial behavioral tracking systems. We then developed supervised machine learning classifiers that integrate the skeletal representation with the manual annotations. This new combined approach allows us to score ethologically relevant behaviors with similar accuracy to humans, the current gold standard, while outperforming commercial solutions. Finally, we show that the resulting machine learning approach eliminates variation both within and between human annotators. In summary, our approach helps to improve the quality and accuracy of behavioral data, while outperforming commercial systems at a fraction of the cost.","container-title":"Neuropsychopharmacology","DOI":"10.1038/s41386-020-0776-y","ISSN":"1740-634X","issue":"11","journalAbbreviation":"Neuropsychopharmacol.","language":"en","license":"2020 The Author(s)","note":"publisher: Nature Publishing Group","page":"1942-1952","source":"www.nature.com","title":"Deep learning-based behavioral analysis reaches human accuracy and is capable of outperforming commercial solutions","volume":"45","author":[{"family":"Sturman","given":"Oliver"},{"family":"Ziegler","given":"Lukas","non-dropping-particle":"von"},{"family":"Schläppi","given":"Christa"},{"family":"Akyol","given":"Furkan"},{"family":"Privitera","given":"Mattia"},{"family":"Slominski","given":"Daria"},{"family":"Grimm","given":"Christina"},{"family":"Thieren","given":"Laetitia"},{"family":"Zerbi","given":"Valerio"},{"family":"Grewe","given":"Benjamin"},{"family":"Bohacek","given":"Johannes"}],"issued":{"date-parts":[["2020",10]]}}}],"schema":"https://github.com/citation-style-language/schema/raw/master/csl-citation.json"} </w:instrText>
      </w:r>
      <w:r w:rsidR="002D4EB6" w:rsidRPr="005752A5">
        <w:rPr>
          <w:rFonts w:ascii="Arial" w:hAnsi="Arial" w:cs="Arial"/>
          <w:lang w:val="en-US"/>
        </w:rPr>
        <w:fldChar w:fldCharType="separate"/>
      </w:r>
      <w:r w:rsidR="00EA711D" w:rsidRPr="005752A5">
        <w:rPr>
          <w:rFonts w:ascii="Arial" w:hAnsi="Arial" w:cs="Arial"/>
          <w:szCs w:val="24"/>
          <w:vertAlign w:val="superscript"/>
          <w:lang w:val="en-US"/>
        </w:rPr>
        <w:t>14</w:t>
      </w:r>
      <w:r w:rsidR="002D4EB6" w:rsidRPr="005752A5">
        <w:rPr>
          <w:rFonts w:ascii="Arial" w:hAnsi="Arial" w:cs="Arial"/>
          <w:lang w:val="en-US"/>
        </w:rPr>
        <w:fldChar w:fldCharType="end"/>
      </w:r>
      <w:r w:rsidR="002D4EB6" w:rsidRPr="005752A5">
        <w:rPr>
          <w:rFonts w:ascii="Arial" w:hAnsi="Arial" w:cs="Arial"/>
          <w:lang w:val="en-US"/>
        </w:rPr>
        <w:t xml:space="preserve">. </w:t>
      </w:r>
      <w:proofErr w:type="spellStart"/>
      <w:r w:rsidR="002D4EB6" w:rsidRPr="005752A5">
        <w:rPr>
          <w:rFonts w:ascii="Arial" w:hAnsi="Arial" w:cs="Arial"/>
          <w:lang w:val="en-US"/>
        </w:rPr>
        <w:t>DLCAnalyzer</w:t>
      </w:r>
      <w:proofErr w:type="spellEnd"/>
      <w:r w:rsidR="002D4EB6" w:rsidRPr="005752A5">
        <w:rPr>
          <w:rFonts w:ascii="Arial" w:hAnsi="Arial" w:cs="Arial"/>
          <w:lang w:val="en-US"/>
        </w:rPr>
        <w:t xml:space="preserve"> allows for out-of-the-box analyses of the EPM and OFT, however does not support analyses of behavioral tests involving objects or interaction zones. Therefore, we built analyses for the NOR and </w:t>
      </w:r>
      <w:proofErr w:type="spellStart"/>
      <w:r w:rsidR="002D4EB6" w:rsidRPr="005752A5">
        <w:rPr>
          <w:rFonts w:ascii="Arial" w:hAnsi="Arial" w:cs="Arial"/>
          <w:lang w:val="en-US"/>
        </w:rPr>
        <w:t>SocP</w:t>
      </w:r>
      <w:proofErr w:type="spellEnd"/>
      <w:r w:rsidR="002D4EB6" w:rsidRPr="005752A5">
        <w:rPr>
          <w:rFonts w:ascii="Arial" w:hAnsi="Arial" w:cs="Arial"/>
          <w:lang w:val="en-US"/>
        </w:rPr>
        <w:t xml:space="preserve"> that also include the integration of object, zones, and head orientation, dubbed </w:t>
      </w:r>
      <w:proofErr w:type="spellStart"/>
      <w:r w:rsidR="002D4EB6" w:rsidRPr="005752A5">
        <w:rPr>
          <w:rFonts w:ascii="Arial" w:hAnsi="Arial" w:cs="Arial"/>
          <w:lang w:val="en-US"/>
        </w:rPr>
        <w:t>SLEAPanalyzer</w:t>
      </w:r>
      <w:proofErr w:type="spellEnd"/>
      <w:r w:rsidRPr="005752A5">
        <w:rPr>
          <w:rFonts w:ascii="Arial" w:hAnsi="Arial" w:cs="Arial"/>
          <w:lang w:val="en-US"/>
        </w:rPr>
        <w:t xml:space="preserve">. </w:t>
      </w:r>
      <w:r w:rsidR="005B039A" w:rsidRPr="005752A5">
        <w:rPr>
          <w:rFonts w:ascii="Arial" w:hAnsi="Arial" w:cs="Arial"/>
          <w:lang w:val="en-US"/>
        </w:rPr>
        <w:t xml:space="preserve">The code for running automated analyses of the OFT, EPM, </w:t>
      </w:r>
      <w:proofErr w:type="spellStart"/>
      <w:r w:rsidR="005B039A" w:rsidRPr="005752A5">
        <w:rPr>
          <w:rFonts w:ascii="Arial" w:hAnsi="Arial" w:cs="Arial"/>
          <w:lang w:val="en-US"/>
        </w:rPr>
        <w:t>SocP</w:t>
      </w:r>
      <w:proofErr w:type="spellEnd"/>
      <w:r w:rsidR="005B039A" w:rsidRPr="005752A5">
        <w:rPr>
          <w:rFonts w:ascii="Arial" w:hAnsi="Arial" w:cs="Arial"/>
          <w:lang w:val="en-US"/>
        </w:rPr>
        <w:t xml:space="preserve">, and NOR is </w:t>
      </w:r>
      <w:r w:rsidRPr="005752A5">
        <w:rPr>
          <w:rFonts w:ascii="Arial" w:hAnsi="Arial" w:cs="Arial"/>
          <w:lang w:val="en-US"/>
        </w:rPr>
        <w:t>available on GitHub</w:t>
      </w:r>
      <w:r w:rsidR="002D4EB6" w:rsidRPr="005752A5">
        <w:rPr>
          <w:rFonts w:ascii="Arial" w:hAnsi="Arial" w:cs="Arial"/>
          <w:lang w:val="en-US"/>
        </w:rPr>
        <w:fldChar w:fldCharType="begin"/>
      </w:r>
      <w:r w:rsidR="00EA711D" w:rsidRPr="005752A5">
        <w:rPr>
          <w:rFonts w:ascii="Arial" w:hAnsi="Arial" w:cs="Arial"/>
          <w:lang w:val="en-US"/>
        </w:rPr>
        <w:instrText xml:space="preserve"> ADDIN ZOTERO_ITEM CSL_CITATION {"citationID":"O3dLh8XV","properties":{"formattedCitation":"\\super 15\\nosupersub{}","plainCitation":"15","noteIndex":0},"citationItems":[{"id":1269,"uris":["http://zotero.org/users/9621701/items/ZG4IE3QE"],"itemData":{"id":1269,"type":"software","abstract":"Analyze SLEAP/DLC tracking data","genre":"Jupyter Notebook","note":"original-date: 2023-03-03T09:43:32Z","source":"GitHub","title":"topohl/SLEAPanalyzer","URL":"https://github.com/topohl/SLEAPanalyzer","author":[{"family":"Pohl","given":"Tobias"}],"accessed":{"date-parts":[["2025",1,8]]},"issued":{"date-parts":[["2024",11,29]]}}}],"schema":"https://github.com/citation-style-language/schema/raw/master/csl-citation.json"} </w:instrText>
      </w:r>
      <w:r w:rsidR="002D4EB6" w:rsidRPr="005752A5">
        <w:rPr>
          <w:rFonts w:ascii="Arial" w:hAnsi="Arial" w:cs="Arial"/>
          <w:lang w:val="en-US"/>
        </w:rPr>
        <w:fldChar w:fldCharType="separate"/>
      </w:r>
      <w:r w:rsidR="00EA711D" w:rsidRPr="005752A5">
        <w:rPr>
          <w:rFonts w:ascii="Arial" w:hAnsi="Arial" w:cs="Arial"/>
          <w:szCs w:val="24"/>
          <w:vertAlign w:val="superscript"/>
          <w:lang w:val="en-US"/>
        </w:rPr>
        <w:t>15</w:t>
      </w:r>
      <w:r w:rsidR="002D4EB6" w:rsidRPr="005752A5">
        <w:rPr>
          <w:rFonts w:ascii="Arial" w:hAnsi="Arial" w:cs="Arial"/>
          <w:lang w:val="en-US"/>
        </w:rPr>
        <w:fldChar w:fldCharType="end"/>
      </w:r>
      <w:r w:rsidRPr="005752A5">
        <w:rPr>
          <w:rFonts w:ascii="Arial" w:hAnsi="Arial" w:cs="Arial"/>
          <w:lang w:val="en-US"/>
        </w:rPr>
        <w:t>.</w:t>
      </w:r>
      <w:r w:rsidR="002B2B5F" w:rsidRPr="005752A5">
        <w:rPr>
          <w:rFonts w:ascii="Arial" w:hAnsi="Arial" w:cs="Arial"/>
          <w:lang w:val="en-US"/>
        </w:rPr>
        <w:t xml:space="preserve"> </w:t>
      </w:r>
    </w:p>
    <w:p w14:paraId="2D92C650" w14:textId="6C325425" w:rsidR="002B2B5F" w:rsidRPr="005752A5" w:rsidDel="00A2674D" w:rsidRDefault="002B2B5F" w:rsidP="00EA5C96">
      <w:pPr>
        <w:spacing w:line="360" w:lineRule="auto"/>
        <w:rPr>
          <w:del w:id="355" w:author="Pohl, Tobias" w:date="2026-09-29T16:02:00Z"/>
          <w:rFonts w:ascii="Arial" w:hAnsi="Arial" w:cs="Arial"/>
          <w:b/>
          <w:bCs/>
          <w:lang w:val="en-US"/>
        </w:rPr>
      </w:pPr>
      <w:del w:id="356" w:author="Pohl, Tobias" w:date="2026-09-29T16:02:00Z">
        <w:r w:rsidRPr="005752A5" w:rsidDel="00A2674D">
          <w:rPr>
            <w:rFonts w:ascii="Arial" w:hAnsi="Arial" w:cs="Arial"/>
            <w:b/>
            <w:bCs/>
            <w:lang w:val="en-US"/>
          </w:rPr>
          <w:delText xml:space="preserve">RFID tracking and analysis using Multi Mouse Monitor </w:delText>
        </w:r>
      </w:del>
    </w:p>
    <w:p w14:paraId="22853C92" w14:textId="527CB504" w:rsidR="002B2B5F" w:rsidRPr="005752A5" w:rsidDel="00A2674D" w:rsidRDefault="002B2B5F" w:rsidP="00EA5C96">
      <w:pPr>
        <w:spacing w:line="360" w:lineRule="auto"/>
        <w:rPr>
          <w:del w:id="357" w:author="Pohl, Tobias" w:date="2026-09-29T16:02:00Z"/>
          <w:rFonts w:ascii="Arial" w:hAnsi="Arial" w:cs="Arial"/>
          <w:lang w:val="en-US"/>
        </w:rPr>
      </w:pPr>
      <w:del w:id="358" w:author="Pohl, Tobias" w:date="2026-09-25T16:35:00Z">
        <w:r w:rsidRPr="005752A5" w:rsidDel="00540C04">
          <w:rPr>
            <w:rFonts w:ascii="Arial" w:hAnsi="Arial" w:cs="Arial"/>
            <w:lang w:val="en-US"/>
          </w:rPr>
          <w:delText xml:space="preserve">To facilitate the </w:delText>
        </w:r>
        <w:r w:rsidR="006F293F" w:rsidRPr="005752A5" w:rsidDel="00540C04">
          <w:rPr>
            <w:rFonts w:ascii="Arial" w:hAnsi="Arial" w:cs="Arial"/>
            <w:lang w:val="en-US"/>
          </w:rPr>
          <w:delText>analysis</w:delText>
        </w:r>
        <w:r w:rsidRPr="005752A5" w:rsidDel="00540C04">
          <w:rPr>
            <w:rFonts w:ascii="Arial" w:hAnsi="Arial" w:cs="Arial"/>
            <w:lang w:val="en-US"/>
          </w:rPr>
          <w:delText xml:space="preserve"> of RFID activity data, the output data underwent </w:delText>
        </w:r>
        <w:r w:rsidR="006344C2" w:rsidRPr="005752A5" w:rsidDel="00540C04">
          <w:rPr>
            <w:rFonts w:ascii="Arial" w:hAnsi="Arial" w:cs="Arial"/>
            <w:lang w:val="en-US"/>
          </w:rPr>
          <w:delText xml:space="preserve">several </w:delText>
        </w:r>
        <w:r w:rsidRPr="005752A5" w:rsidDel="00540C04">
          <w:rPr>
            <w:rFonts w:ascii="Arial" w:hAnsi="Arial" w:cs="Arial"/>
            <w:lang w:val="en-US"/>
          </w:rPr>
          <w:delText xml:space="preserve">formatting and preprocessing </w:delText>
        </w:r>
        <w:r w:rsidR="006344C2" w:rsidRPr="005752A5" w:rsidDel="00540C04">
          <w:rPr>
            <w:rFonts w:ascii="Arial" w:hAnsi="Arial" w:cs="Arial"/>
            <w:lang w:val="en-US"/>
          </w:rPr>
          <w:delText xml:space="preserve">steps </w:delText>
        </w:r>
        <w:r w:rsidRPr="005752A5" w:rsidDel="00540C04">
          <w:rPr>
            <w:rFonts w:ascii="Arial" w:hAnsi="Arial" w:cs="Arial"/>
            <w:lang w:val="en-US"/>
          </w:rPr>
          <w:delText xml:space="preserve">for subsequent statistical analyses. All behavioral data were processed and analyzed using R version 4.4.2. Firstly, the raw data were merged and preprocessed using MMM_BatchMerge and MMM_DataFormat v.1.0.1. These functions encompass several steps, including merging .csv data files, cleaning and sorting data, and grouping different data types. Briefly, animals were assigned to experimental groups (“SUS”, “CON”, or “RES”) and categorized by sex. Time periods were classified as “Active” or “Inactive” based on timestamps, and consecutive activity phases were identified. Sleep metrics, including sleep bouts and durations, were calculated, and timestamps were aggregated into 30-minute intervals. </w:delText>
        </w:r>
      </w:del>
      <w:del w:id="359" w:author="Pohl, Tobias" w:date="2026-09-29T16:02:00Z">
        <w:r w:rsidRPr="005752A5" w:rsidDel="00A2674D">
          <w:rPr>
            <w:rFonts w:ascii="Arial" w:hAnsi="Arial" w:cs="Arial"/>
            <w:lang w:val="en-US"/>
          </w:rPr>
          <w:delText>Data were filtered to exclude incomplete datasets and specific phases, with additional adjustments for grid-in-cage conditions.</w:delText>
        </w:r>
      </w:del>
    </w:p>
    <w:p w14:paraId="6C717BDC" w14:textId="77222D97" w:rsidR="002B2B5F" w:rsidRPr="005752A5" w:rsidDel="00A2674D" w:rsidRDefault="002B2B5F" w:rsidP="00EA5C96">
      <w:pPr>
        <w:spacing w:line="360" w:lineRule="auto"/>
        <w:rPr>
          <w:del w:id="360" w:author="Pohl, Tobias" w:date="2026-09-29T16:02:00Z"/>
          <w:rFonts w:ascii="Arial" w:hAnsi="Arial" w:cs="Arial"/>
          <w:lang w:val="en-US"/>
        </w:rPr>
      </w:pPr>
      <w:del w:id="361" w:author="Pohl, Tobias" w:date="2026-09-29T16:02:00Z">
        <w:r w:rsidRPr="005752A5" w:rsidDel="00A2674D">
          <w:rPr>
            <w:rFonts w:ascii="Arial" w:hAnsi="Arial" w:cs="Arial"/>
            <w:lang w:val="en-US"/>
          </w:rPr>
          <w:delText>Assessment of sleep phases Sleep was defined as a period of inactivity lasting more than 60 seconds, building on the established method of identifying sleep through sustained immobility. This approach aligns with prior research</w:delText>
        </w:r>
        <w:r w:rsidR="006344C2" w:rsidRPr="005752A5" w:rsidDel="00A2674D">
          <w:rPr>
            <w:rFonts w:ascii="Arial" w:hAnsi="Arial" w:cs="Arial"/>
            <w:lang w:val="en-US"/>
          </w:rPr>
          <w:fldChar w:fldCharType="begin"/>
        </w:r>
        <w:r w:rsidR="00EA711D" w:rsidRPr="005752A5" w:rsidDel="00A2674D">
          <w:rPr>
            <w:rFonts w:ascii="Arial" w:hAnsi="Arial" w:cs="Arial"/>
            <w:lang w:val="en-US"/>
          </w:rPr>
          <w:delInstrText xml:space="preserve"> ADDIN ZOTERO_ITEM CSL_CITATION {"citationID":"I6gNsBtS","properties":{"formattedCitation":"\\super 16\\nosupersub{}","plainCitation":"16","noteIndex":0},"citationItems":[{"id":1265,"uris":["http://zotero.org/users/9621701/items/5RJ7RM7J"],"itemData":{"id":1265,"type":"article-journal","abstract":"Assessment of sleep in mice currently requires initial implantation of chronic electrodes for assessment of electroencephalogram (EEG) and electromyogram (EMG) followed by time to recover from surgery. Hence, it is not ideal for high-throughput screening. To address this deficiency, a method of assessment of sleep and wakefulness in mice has been developed based on assessment of activity/inactivity either by digital video analysis or by breaking infrared beams in the mouse cage. It is based on the algorithm that any episode of continuous inactivity of &gt; or =40 s is predicted to be sleep. The method gives excellent agreement in C57BL/6J male mice with simultaneous assessment of sleep by EEG/EMG recording. The average agreement over 8,640 10-s epochs in 24 h is 92% (n = 7 mice) with agreement in individual mice being 88-94%. Average EEG/EMG determined sleep per 2-h interval across the day was 59.4 min. The estimated mean difference (bias) per 2-h interval between inactivity-defined sleep and EEG/EMG-defined sleep was only 1.0 min (95% confidence interval for mean bias -0.06 to +2.6 min). The standard deviation of differences (precision) was 7.5 min per 2-h interval with 95% limits of agreement ranging from -13.7 to +15.7 min. Although bias significantly varied by time of day (P = 0.0007), the magnitude of time-of-day differences was not large (average bias during lights on and lights off was +5.0 and -3.0 min per 2-h interval, respectively). This method has applications in chemical mutagenesis and for studies of molecular changes in brain with sleep/wakefulness.","container-title":"Physiological Genomics","DOI":"10.1152/physiolgenomics.00139.2006","ISSN":"1531-2267","issue":"2","journalAbbreviation":"Physiol Genomics","language":"eng","note":"PMID: 16985007","page":"232-238","source":"PubMed","title":"Novel method for high-throughput phenotyping of sleep in mice","volume":"28","author":[{"family":"Pack","given":"Allan I."},{"family":"Galante","given":"Raymond J."},{"family":"Maislin","given":"Greg"},{"family":"Cater","given":"Jacqueline"},{"family":"Metaxas","given":"Dimitris"},{"family":"Lu","given":"Shan"},{"family":"Zhang","given":"Lin"},{"family":"Von Smith","given":"Randy"},{"family":"Kay","given":"Timothy"},{"family":"Lian","given":"Jie"},{"family":"Svenson","given":"Karen"},{"family":"Peters","given":"Luanne L."}],"issued":{"date-parts":[["2007",1,17]]}}}],"schema":"https://github.com/citation-style-language/schema/raw/master/csl-citation.json"} </w:delInstrText>
        </w:r>
        <w:r w:rsidR="006344C2" w:rsidRPr="005752A5" w:rsidDel="00A2674D">
          <w:rPr>
            <w:rFonts w:ascii="Arial" w:hAnsi="Arial" w:cs="Arial"/>
            <w:lang w:val="en-US"/>
          </w:rPr>
          <w:fldChar w:fldCharType="separate"/>
        </w:r>
        <w:r w:rsidR="00EA711D" w:rsidRPr="005752A5" w:rsidDel="00A2674D">
          <w:rPr>
            <w:rFonts w:ascii="Arial" w:hAnsi="Arial" w:cs="Arial"/>
            <w:szCs w:val="24"/>
            <w:vertAlign w:val="superscript"/>
            <w:lang w:val="en-US"/>
          </w:rPr>
          <w:delText>16</w:delText>
        </w:r>
        <w:r w:rsidR="006344C2" w:rsidRPr="005752A5" w:rsidDel="00A2674D">
          <w:rPr>
            <w:rFonts w:ascii="Arial" w:hAnsi="Arial" w:cs="Arial"/>
            <w:lang w:val="en-US"/>
          </w:rPr>
          <w:fldChar w:fldCharType="end"/>
        </w:r>
        <w:r w:rsidR="006344C2" w:rsidRPr="005752A5" w:rsidDel="00A2674D">
          <w:rPr>
            <w:rFonts w:ascii="Arial" w:hAnsi="Arial" w:cs="Arial"/>
            <w:lang w:val="en-US"/>
          </w:rPr>
          <w:delText>, demonstrating inactiv</w:delText>
        </w:r>
        <w:r w:rsidR="003D3BD5" w:rsidRPr="005752A5" w:rsidDel="00A2674D">
          <w:rPr>
            <w:rFonts w:ascii="Arial" w:hAnsi="Arial" w:cs="Arial"/>
            <w:lang w:val="en-US"/>
          </w:rPr>
          <w:delText xml:space="preserve">e periods </w:delText>
        </w:r>
        <w:r w:rsidR="006344C2" w:rsidRPr="005752A5" w:rsidDel="00A2674D">
          <w:rPr>
            <w:rFonts w:ascii="Arial" w:hAnsi="Arial" w:cs="Arial"/>
            <w:lang w:val="en-US"/>
          </w:rPr>
          <w:delText xml:space="preserve">exceeding </w:delText>
        </w:r>
        <w:r w:rsidRPr="005752A5" w:rsidDel="00A2674D">
          <w:rPr>
            <w:rFonts w:ascii="Arial" w:hAnsi="Arial" w:cs="Arial"/>
            <w:lang w:val="en-US"/>
          </w:rPr>
          <w:delText>40 seconds strongly correlat</w:delText>
        </w:r>
        <w:r w:rsidR="006344C2" w:rsidRPr="005752A5" w:rsidDel="00A2674D">
          <w:rPr>
            <w:rFonts w:ascii="Arial" w:hAnsi="Arial" w:cs="Arial"/>
            <w:lang w:val="en-US"/>
          </w:rPr>
          <w:delText>ing</w:delText>
        </w:r>
        <w:r w:rsidRPr="005752A5" w:rsidDel="00A2674D">
          <w:rPr>
            <w:rFonts w:ascii="Arial" w:hAnsi="Arial" w:cs="Arial"/>
            <w:lang w:val="en-US"/>
          </w:rPr>
          <w:delText xml:space="preserve"> with sleep </w:delText>
        </w:r>
        <w:r w:rsidR="006344C2" w:rsidRPr="005752A5" w:rsidDel="00A2674D">
          <w:rPr>
            <w:rFonts w:ascii="Arial" w:hAnsi="Arial" w:cs="Arial"/>
            <w:lang w:val="en-US"/>
          </w:rPr>
          <w:delText xml:space="preserve">EEG patterns </w:delText>
        </w:r>
        <w:r w:rsidRPr="005752A5" w:rsidDel="00A2674D">
          <w:rPr>
            <w:rFonts w:ascii="Arial" w:hAnsi="Arial" w:cs="Arial"/>
            <w:lang w:val="en-US"/>
          </w:rPr>
          <w:delText>in mice.</w:delText>
        </w:r>
      </w:del>
    </w:p>
    <w:p w14:paraId="653AA59A" w14:textId="58B94161" w:rsidR="002B2B5F" w:rsidRPr="005752A5" w:rsidDel="00A2674D" w:rsidRDefault="002B2B5F" w:rsidP="00EA5C96">
      <w:pPr>
        <w:spacing w:line="360" w:lineRule="auto"/>
        <w:rPr>
          <w:del w:id="362" w:author="Pohl, Tobias" w:date="2026-09-29T16:00:00Z"/>
          <w:rFonts w:ascii="Arial" w:hAnsi="Arial" w:cs="Arial"/>
          <w:b/>
          <w:bCs/>
          <w:lang w:val="en-US"/>
        </w:rPr>
      </w:pPr>
      <w:del w:id="363" w:author="Pohl, Tobias" w:date="2026-09-29T16:00:00Z">
        <w:r w:rsidRPr="005752A5" w:rsidDel="00A2674D">
          <w:rPr>
            <w:rFonts w:ascii="Arial" w:hAnsi="Arial" w:cs="Arial"/>
            <w:b/>
            <w:bCs/>
            <w:lang w:val="en-US"/>
          </w:rPr>
          <w:delText>Behavioral testing</w:delText>
        </w:r>
      </w:del>
    </w:p>
    <w:p w14:paraId="2F0346E9" w14:textId="0696DFF5"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2.5 Molecular measurements</w:t>
      </w:r>
    </w:p>
    <w:p w14:paraId="36C7CA08" w14:textId="5FB45C48" w:rsidR="000D79DD" w:rsidRPr="005752A5" w:rsidRDefault="000D79DD" w:rsidP="00EA5C96">
      <w:pPr>
        <w:spacing w:line="360" w:lineRule="auto"/>
        <w:rPr>
          <w:rFonts w:ascii="Arial" w:hAnsi="Arial" w:cs="Arial"/>
          <w:lang w:val="en-US"/>
        </w:rPr>
      </w:pPr>
      <w:r w:rsidRPr="005752A5">
        <w:rPr>
          <w:rFonts w:ascii="Arial" w:hAnsi="Arial" w:cs="Arial"/>
          <w:b/>
          <w:bCs/>
          <w:lang w:val="en-US"/>
        </w:rPr>
        <w:t>2.5.1 Blood sampling</w:t>
      </w:r>
      <w:r w:rsidRPr="005752A5">
        <w:rPr>
          <w:rFonts w:ascii="Arial" w:hAnsi="Arial" w:cs="Arial"/>
          <w:b/>
          <w:bCs/>
          <w:lang w:val="en-US"/>
        </w:rPr>
        <w:br/>
      </w:r>
      <w:r w:rsidRPr="005752A5">
        <w:rPr>
          <w:rFonts w:ascii="Arial" w:hAnsi="Arial" w:cs="Arial"/>
          <w:lang w:val="en-US"/>
        </w:rPr>
        <w:t xml:space="preserve">For blood corticosterone measurements, the animals were placed on a stainless-steel grid and the tail was carefully restrained by the experimenter, allowing the animal to move freely. Using a scalpel, a small horizontal incision is then made a few centimeters from the base of </w:t>
      </w:r>
      <w:r w:rsidRPr="005752A5">
        <w:rPr>
          <w:rFonts w:ascii="Arial" w:hAnsi="Arial" w:cs="Arial"/>
          <w:lang w:val="en-US"/>
        </w:rPr>
        <w:lastRenderedPageBreak/>
        <w:t xml:space="preserve">the tail from which up to 50 µl of blood were collected using </w:t>
      </w:r>
      <w:proofErr w:type="spellStart"/>
      <w:r w:rsidRPr="005752A5">
        <w:rPr>
          <w:rFonts w:ascii="Arial" w:hAnsi="Arial" w:cs="Arial"/>
          <w:lang w:val="en-US"/>
        </w:rPr>
        <w:t>microvettes</w:t>
      </w:r>
      <w:proofErr w:type="spellEnd"/>
      <w:r w:rsidRPr="005752A5">
        <w:rPr>
          <w:rFonts w:ascii="Arial" w:hAnsi="Arial" w:cs="Arial"/>
          <w:lang w:val="en-US"/>
        </w:rPr>
        <w:t xml:space="preserve"> (. After collection, bleeding is stopped by gently pressing a cotton pad on the incision. The animals are then gently returned to their holding cages. Blood is drawn only once from one group of animals</w:t>
      </w:r>
    </w:p>
    <w:p w14:paraId="651A73B2" w14:textId="28CB70B2"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 xml:space="preserve">2.5.1 </w:t>
      </w:r>
      <w:r w:rsidR="00FF2BD7" w:rsidRPr="005752A5">
        <w:rPr>
          <w:rFonts w:ascii="Arial" w:hAnsi="Arial" w:cs="Arial"/>
          <w:b/>
          <w:bCs/>
          <w:lang w:val="en-US"/>
        </w:rPr>
        <w:t>Corticosterone level measurement</w:t>
      </w:r>
    </w:p>
    <w:p w14:paraId="40CD1736" w14:textId="2562DDD7" w:rsidR="006029BB" w:rsidRPr="005752A5" w:rsidRDefault="006029BB" w:rsidP="00EA5C96">
      <w:pPr>
        <w:spacing w:line="360" w:lineRule="auto"/>
        <w:rPr>
          <w:rFonts w:ascii="Arial" w:hAnsi="Arial" w:cs="Arial"/>
          <w:lang w:val="en-US"/>
        </w:rPr>
      </w:pPr>
      <w:del w:id="364" w:author="Pohl, Tobias" w:date="2026-09-25T12:48:00Z">
        <w:r w:rsidRPr="005752A5" w:rsidDel="00F43B43">
          <w:rPr>
            <w:rFonts w:ascii="Arial" w:hAnsi="Arial" w:cs="Arial"/>
            <w:lang w:val="en-US"/>
          </w:rPr>
          <w:delText xml:space="preserve">Blood plasma </w:delText>
        </w:r>
        <w:r w:rsidR="003D3BD5" w:rsidRPr="005752A5" w:rsidDel="00F43B43">
          <w:rPr>
            <w:rFonts w:ascii="Arial" w:hAnsi="Arial" w:cs="Arial"/>
            <w:lang w:val="en-US"/>
          </w:rPr>
          <w:delText>of basal</w:delText>
        </w:r>
      </w:del>
      <w:ins w:id="365" w:author="Pohl, Tobias" w:date="2026-09-25T12:48:00Z">
        <w:r w:rsidR="00F43B43">
          <w:rPr>
            <w:rFonts w:ascii="Arial" w:hAnsi="Arial" w:cs="Arial"/>
            <w:lang w:val="en-US"/>
          </w:rPr>
          <w:t>Basal</w:t>
        </w:r>
      </w:ins>
      <w:r w:rsidR="003D3BD5" w:rsidRPr="005752A5">
        <w:rPr>
          <w:rFonts w:ascii="Arial" w:hAnsi="Arial" w:cs="Arial"/>
          <w:lang w:val="en-US"/>
        </w:rPr>
        <w:t xml:space="preserve"> and reactivity </w:t>
      </w:r>
      <w:ins w:id="366" w:author="Pohl, Tobias" w:date="2026-09-25T12:48:00Z">
        <w:r w:rsidR="00F43B43">
          <w:rPr>
            <w:rFonts w:ascii="Arial" w:hAnsi="Arial" w:cs="Arial"/>
            <w:lang w:val="en-US"/>
          </w:rPr>
          <w:t xml:space="preserve">plasma </w:t>
        </w:r>
      </w:ins>
      <w:r w:rsidR="003D3BD5" w:rsidRPr="005752A5">
        <w:rPr>
          <w:rFonts w:ascii="Arial" w:hAnsi="Arial" w:cs="Arial"/>
          <w:lang w:val="en-US"/>
        </w:rPr>
        <w:t xml:space="preserve">samples </w:t>
      </w:r>
      <w:r w:rsidRPr="005752A5">
        <w:rPr>
          <w:rFonts w:ascii="Arial" w:hAnsi="Arial" w:cs="Arial"/>
          <w:lang w:val="en-US"/>
        </w:rPr>
        <w:t>w</w:t>
      </w:r>
      <w:ins w:id="367" w:author="Pohl, Tobias" w:date="2026-09-25T12:48:00Z">
        <w:r w:rsidR="00F43B43">
          <w:rPr>
            <w:rFonts w:ascii="Arial" w:hAnsi="Arial" w:cs="Arial"/>
            <w:lang w:val="en-US"/>
          </w:rPr>
          <w:t>ere</w:t>
        </w:r>
      </w:ins>
      <w:del w:id="368" w:author="Pohl, Tobias" w:date="2026-09-25T12:48:00Z">
        <w:r w:rsidRPr="005752A5" w:rsidDel="00F43B43">
          <w:rPr>
            <w:rFonts w:ascii="Arial" w:hAnsi="Arial" w:cs="Arial"/>
            <w:lang w:val="en-US"/>
          </w:rPr>
          <w:delText>as</w:delText>
        </w:r>
      </w:del>
      <w:r w:rsidRPr="005752A5">
        <w:rPr>
          <w:rFonts w:ascii="Arial" w:hAnsi="Arial" w:cs="Arial"/>
          <w:lang w:val="en-US"/>
        </w:rPr>
        <w:t xml:space="preserve"> th</w:t>
      </w:r>
      <w:r w:rsidR="00517854" w:rsidRPr="005752A5">
        <w:rPr>
          <w:rFonts w:ascii="Arial" w:hAnsi="Arial" w:cs="Arial"/>
          <w:lang w:val="en-US"/>
        </w:rPr>
        <w:t>aw</w:t>
      </w:r>
      <w:r w:rsidRPr="005752A5">
        <w:rPr>
          <w:rFonts w:ascii="Arial" w:hAnsi="Arial" w:cs="Arial"/>
          <w:lang w:val="en-US"/>
        </w:rPr>
        <w:t>ed on ice and diluted 1:10 in corticosterone diluent</w:t>
      </w:r>
      <w:r w:rsidR="004E1E8F" w:rsidRPr="005752A5">
        <w:rPr>
          <w:rFonts w:ascii="Arial" w:hAnsi="Arial" w:cs="Arial"/>
          <w:lang w:val="en-US"/>
        </w:rPr>
        <w:t xml:space="preserve"> to a final volume of 80 </w:t>
      </w:r>
      <w:r w:rsidR="003D3BD5" w:rsidRPr="005752A5">
        <w:rPr>
          <w:rFonts w:ascii="Arial" w:hAnsi="Arial" w:cs="Arial"/>
          <w:lang w:val="en-US"/>
        </w:rPr>
        <w:t>µ</w:t>
      </w:r>
      <w:ins w:id="369" w:author="Pohl, Tobias" w:date="2026-09-25T12:48:00Z">
        <w:r w:rsidR="00CC71D7">
          <w:rPr>
            <w:rFonts w:ascii="Arial" w:hAnsi="Arial" w:cs="Arial"/>
            <w:lang w:val="en-US"/>
          </w:rPr>
          <w:t>l.</w:t>
        </w:r>
      </w:ins>
      <w:ins w:id="370" w:author="Pohl, Tobias" w:date="2026-09-25T14:41:00Z">
        <w:r w:rsidR="00FB5674">
          <w:rPr>
            <w:rFonts w:ascii="Arial" w:hAnsi="Arial" w:cs="Arial"/>
            <w:lang w:val="en-US"/>
          </w:rPr>
          <w:t xml:space="preserve"> </w:t>
        </w:r>
      </w:ins>
      <w:del w:id="371" w:author="Pohl, Tobias" w:date="2026-09-25T12:48:00Z">
        <w:r w:rsidR="003D3BD5" w:rsidRPr="005752A5" w:rsidDel="00CC71D7">
          <w:rPr>
            <w:rFonts w:ascii="Arial" w:hAnsi="Arial" w:cs="Arial"/>
            <w:lang w:val="en-US"/>
          </w:rPr>
          <w:delText>L</w:delText>
        </w:r>
      </w:del>
      <w:del w:id="372" w:author="Pohl, Tobias" w:date="2026-09-25T14:41:00Z">
        <w:r w:rsidR="003D3BD5" w:rsidRPr="005752A5" w:rsidDel="00FB5674">
          <w:rPr>
            <w:rFonts w:ascii="Arial" w:hAnsi="Arial" w:cs="Arial"/>
            <w:lang w:val="en-US"/>
          </w:rPr>
          <w:delText xml:space="preserve"> </w:delText>
        </w:r>
        <w:r w:rsidR="004E1E8F" w:rsidRPr="005752A5" w:rsidDel="00FB5674">
          <w:rPr>
            <w:rFonts w:ascii="Arial" w:hAnsi="Arial" w:cs="Arial"/>
            <w:lang w:val="en-US"/>
          </w:rPr>
          <w:delText>(IBL International GmbH, Hamburg, Germany)</w:delText>
        </w:r>
        <w:r w:rsidRPr="005752A5" w:rsidDel="00FB5674">
          <w:rPr>
            <w:rFonts w:ascii="Arial" w:hAnsi="Arial" w:cs="Arial"/>
            <w:lang w:val="en-US"/>
          </w:rPr>
          <w:delText>.</w:delText>
        </w:r>
      </w:del>
      <w:ins w:id="373" w:author="Pohl, Tobias" w:date="2026-09-25T12:48:00Z">
        <w:r w:rsidR="00CC71D7">
          <w:rPr>
            <w:rFonts w:ascii="Arial" w:hAnsi="Arial" w:cs="Arial"/>
            <w:lang w:val="en-US"/>
          </w:rPr>
          <w:t>Plasma</w:t>
        </w:r>
      </w:ins>
      <w:r w:rsidRPr="005752A5">
        <w:rPr>
          <w:rFonts w:ascii="Arial" w:hAnsi="Arial" w:cs="Arial"/>
          <w:lang w:val="en-US"/>
        </w:rPr>
        <w:t xml:space="preserve"> </w:t>
      </w:r>
      <w:del w:id="374" w:author="Pohl, Tobias" w:date="2026-09-25T12:49:00Z">
        <w:r w:rsidR="003D3BD5" w:rsidRPr="005752A5" w:rsidDel="00CC71D7">
          <w:rPr>
            <w:rFonts w:ascii="Arial" w:hAnsi="Arial" w:cs="Arial"/>
            <w:lang w:val="en-US"/>
          </w:rPr>
          <w:delText>C</w:delText>
        </w:r>
      </w:del>
      <w:ins w:id="375" w:author="Pohl, Tobias" w:date="2026-09-25T12:49:00Z">
        <w:r w:rsidR="00CC71D7">
          <w:rPr>
            <w:rFonts w:ascii="Arial" w:hAnsi="Arial" w:cs="Arial"/>
            <w:lang w:val="en-US"/>
          </w:rPr>
          <w:t>c</w:t>
        </w:r>
      </w:ins>
      <w:r w:rsidR="003D3BD5" w:rsidRPr="005752A5">
        <w:rPr>
          <w:rFonts w:ascii="Arial" w:hAnsi="Arial" w:cs="Arial"/>
          <w:lang w:val="en-US"/>
        </w:rPr>
        <w:t xml:space="preserve">orticosterone concentrations were </w:t>
      </w:r>
      <w:del w:id="376" w:author="Pohl, Tobias" w:date="2026-09-25T12:49:00Z">
        <w:r w:rsidR="003D3BD5" w:rsidRPr="005752A5" w:rsidDel="00CC71D7">
          <w:rPr>
            <w:rFonts w:ascii="Arial" w:hAnsi="Arial" w:cs="Arial"/>
            <w:lang w:val="en-US"/>
          </w:rPr>
          <w:delText>then measured</w:delText>
        </w:r>
      </w:del>
      <w:ins w:id="377" w:author="Pohl, Tobias" w:date="2026-09-25T12:49:00Z">
        <w:r w:rsidR="00CC71D7">
          <w:rPr>
            <w:rFonts w:ascii="Arial" w:hAnsi="Arial" w:cs="Arial"/>
            <w:lang w:val="en-US"/>
          </w:rPr>
          <w:t>quantified</w:t>
        </w:r>
      </w:ins>
      <w:r w:rsidR="005D3EB8" w:rsidRPr="005752A5">
        <w:rPr>
          <w:rFonts w:ascii="Arial" w:hAnsi="Arial" w:cs="Arial"/>
          <w:lang w:val="en-US"/>
        </w:rPr>
        <w:t xml:space="preserve"> using a</w:t>
      </w:r>
      <w:ins w:id="378" w:author="Pohl, Tobias" w:date="2026-09-25T12:49:00Z">
        <w:r w:rsidR="00CC71D7">
          <w:rPr>
            <w:rFonts w:ascii="Arial" w:hAnsi="Arial" w:cs="Arial"/>
            <w:lang w:val="en-US"/>
          </w:rPr>
          <w:t xml:space="preserve"> Corticosterone</w:t>
        </w:r>
      </w:ins>
      <w:ins w:id="379" w:author="Pohl, Tobias" w:date="2026-09-25T12:50:00Z">
        <w:r w:rsidR="00CC71D7">
          <w:rPr>
            <w:rFonts w:ascii="Arial" w:hAnsi="Arial" w:cs="Arial"/>
            <w:lang w:val="en-US"/>
          </w:rPr>
          <w:t xml:space="preserve"> (Human, Rat, Mouse)</w:t>
        </w:r>
      </w:ins>
      <w:del w:id="380" w:author="Pohl, Tobias" w:date="2026-09-25T12:49:00Z">
        <w:r w:rsidR="005D3EB8" w:rsidRPr="005752A5" w:rsidDel="00CC71D7">
          <w:rPr>
            <w:rFonts w:ascii="Arial" w:hAnsi="Arial" w:cs="Arial"/>
            <w:lang w:val="en-US"/>
          </w:rPr>
          <w:delText>n</w:delText>
        </w:r>
      </w:del>
      <w:r w:rsidR="005D3EB8" w:rsidRPr="005752A5">
        <w:rPr>
          <w:rFonts w:ascii="Arial" w:hAnsi="Arial" w:cs="Arial"/>
          <w:lang w:val="en-US"/>
        </w:rPr>
        <w:t xml:space="preserve"> ELISA kit (</w:t>
      </w:r>
      <w:del w:id="381" w:author="Pohl, Tobias" w:date="2026-09-25T12:50:00Z">
        <w:r w:rsidR="005D3EB8" w:rsidRPr="005752A5" w:rsidDel="00CC71D7">
          <w:rPr>
            <w:rFonts w:ascii="Arial" w:hAnsi="Arial" w:cs="Arial"/>
            <w:lang w:val="en-US"/>
          </w:rPr>
          <w:delText xml:space="preserve">Corticosterone (Human, Rat, Mouse) ELISA, </w:delText>
        </w:r>
      </w:del>
      <w:r w:rsidR="005D3EB8" w:rsidRPr="005752A5">
        <w:rPr>
          <w:rFonts w:ascii="Arial" w:hAnsi="Arial" w:cs="Arial"/>
          <w:lang w:val="en-US"/>
        </w:rPr>
        <w:t xml:space="preserve">IBL International GmbH, Hamburg, Germany) </w:t>
      </w:r>
      <w:r w:rsidR="003D3BD5" w:rsidRPr="005752A5">
        <w:rPr>
          <w:rFonts w:ascii="Arial" w:hAnsi="Arial" w:cs="Arial"/>
          <w:lang w:val="en-US"/>
        </w:rPr>
        <w:t>according to</w:t>
      </w:r>
      <w:r w:rsidRPr="005752A5">
        <w:rPr>
          <w:rFonts w:ascii="Arial" w:hAnsi="Arial" w:cs="Arial"/>
          <w:lang w:val="en-US"/>
        </w:rPr>
        <w:t xml:space="preserve"> the manufacturers</w:t>
      </w:r>
      <w:ins w:id="382" w:author="Pohl, Tobias" w:date="2026-09-25T12:52:00Z">
        <w:r w:rsidR="00CC71D7">
          <w:rPr>
            <w:rFonts w:ascii="Arial" w:hAnsi="Arial" w:cs="Arial"/>
            <w:lang w:val="en-US"/>
          </w:rPr>
          <w:t>’</w:t>
        </w:r>
      </w:ins>
      <w:r w:rsidRPr="005752A5">
        <w:rPr>
          <w:rFonts w:ascii="Arial" w:hAnsi="Arial" w:cs="Arial"/>
          <w:lang w:val="en-US"/>
        </w:rPr>
        <w:t xml:space="preserve"> </w:t>
      </w:r>
      <w:ins w:id="383" w:author="Pohl, Tobias" w:date="2026-09-25T12:50:00Z">
        <w:r w:rsidR="00CC71D7">
          <w:rPr>
            <w:rFonts w:ascii="Arial" w:hAnsi="Arial" w:cs="Arial"/>
            <w:lang w:val="en-US"/>
          </w:rPr>
          <w:t>instructions</w:t>
        </w:r>
      </w:ins>
      <w:del w:id="384" w:author="Pohl, Tobias" w:date="2026-09-25T12:50:00Z">
        <w:r w:rsidRPr="005752A5" w:rsidDel="00CC71D7">
          <w:rPr>
            <w:rFonts w:ascii="Arial" w:hAnsi="Arial" w:cs="Arial"/>
            <w:lang w:val="en-US"/>
          </w:rPr>
          <w:delText>protocol</w:delText>
        </w:r>
      </w:del>
      <w:r w:rsidR="005D3EB8" w:rsidRPr="005752A5">
        <w:rPr>
          <w:rFonts w:ascii="Arial" w:hAnsi="Arial" w:cs="Arial"/>
          <w:lang w:val="en-US"/>
        </w:rPr>
        <w:t xml:space="preserve">. </w:t>
      </w:r>
      <w:del w:id="385" w:author="Pohl, Tobias" w:date="2026-09-25T12:50:00Z">
        <w:r w:rsidR="005D3EB8" w:rsidRPr="005752A5" w:rsidDel="00CC71D7">
          <w:rPr>
            <w:rFonts w:ascii="Arial" w:hAnsi="Arial" w:cs="Arial"/>
            <w:lang w:val="en-US"/>
          </w:rPr>
          <w:delText>All samples</w:delText>
        </w:r>
      </w:del>
      <w:ins w:id="386" w:author="Pohl, Tobias" w:date="2026-09-25T12:50:00Z">
        <w:r w:rsidR="00CC71D7">
          <w:rPr>
            <w:rFonts w:ascii="Arial" w:hAnsi="Arial" w:cs="Arial"/>
            <w:lang w:val="en-US"/>
          </w:rPr>
          <w:t>Samples</w:t>
        </w:r>
      </w:ins>
      <w:r w:rsidR="005D3EB8" w:rsidRPr="005752A5">
        <w:rPr>
          <w:rFonts w:ascii="Arial" w:hAnsi="Arial" w:cs="Arial"/>
          <w:lang w:val="en-US"/>
        </w:rPr>
        <w:t xml:space="preserve"> were </w:t>
      </w:r>
      <w:ins w:id="387" w:author="Pohl, Tobias" w:date="2026-09-25T12:50:00Z">
        <w:r w:rsidR="00CC71D7">
          <w:rPr>
            <w:rFonts w:ascii="Arial" w:hAnsi="Arial" w:cs="Arial"/>
            <w:lang w:val="en-US"/>
          </w:rPr>
          <w:t>assayed</w:t>
        </w:r>
      </w:ins>
      <w:del w:id="388" w:author="Pohl, Tobias" w:date="2026-09-25T12:50:00Z">
        <w:r w:rsidR="003D3BD5" w:rsidRPr="005752A5" w:rsidDel="00CC71D7">
          <w:rPr>
            <w:rFonts w:ascii="Arial" w:hAnsi="Arial" w:cs="Arial"/>
            <w:lang w:val="en-US"/>
          </w:rPr>
          <w:delText>measured</w:delText>
        </w:r>
      </w:del>
      <w:r w:rsidR="005D3EB8" w:rsidRPr="005752A5">
        <w:rPr>
          <w:rFonts w:ascii="Arial" w:hAnsi="Arial" w:cs="Arial"/>
          <w:lang w:val="en-US"/>
        </w:rPr>
        <w:t xml:space="preserve"> in triplicate</w:t>
      </w:r>
      <w:del w:id="389" w:author="Pohl, Tobias" w:date="2026-09-25T12:51:00Z">
        <w:r w:rsidR="005D3EB8" w:rsidRPr="005752A5" w:rsidDel="00CC71D7">
          <w:rPr>
            <w:rFonts w:ascii="Arial" w:hAnsi="Arial" w:cs="Arial"/>
            <w:lang w:val="en-US"/>
          </w:rPr>
          <w:delText>s</w:delText>
        </w:r>
        <w:r w:rsidR="003D3BD5" w:rsidRPr="005752A5" w:rsidDel="00CC71D7">
          <w:rPr>
            <w:rFonts w:ascii="Arial" w:hAnsi="Arial" w:cs="Arial"/>
            <w:lang w:val="en-US"/>
          </w:rPr>
          <w:delText>,</w:delText>
        </w:r>
      </w:del>
      <w:r w:rsidR="003D3BD5" w:rsidRPr="005752A5">
        <w:rPr>
          <w:rFonts w:ascii="Arial" w:hAnsi="Arial" w:cs="Arial"/>
          <w:lang w:val="en-US"/>
        </w:rPr>
        <w:t xml:space="preserve"> and </w:t>
      </w:r>
      <w:del w:id="390" w:author="Pohl, Tobias" w:date="2026-09-25T12:51:00Z">
        <w:r w:rsidR="005D3EB8" w:rsidRPr="005752A5" w:rsidDel="00CC71D7">
          <w:rPr>
            <w:rFonts w:ascii="Arial" w:hAnsi="Arial" w:cs="Arial"/>
            <w:lang w:val="en-US"/>
          </w:rPr>
          <w:delText>only</w:delText>
        </w:r>
      </w:del>
      <w:ins w:id="391" w:author="Pohl, Tobias" w:date="2026-09-25T12:51:00Z">
        <w:r w:rsidR="00CC71D7">
          <w:rPr>
            <w:rFonts w:ascii="Arial" w:hAnsi="Arial" w:cs="Arial"/>
            <w:lang w:val="en-US"/>
          </w:rPr>
          <w:t>included in subsequent analyses only when the intra-assay</w:t>
        </w:r>
      </w:ins>
      <w:del w:id="392" w:author="Pohl, Tobias" w:date="2026-09-25T12:51:00Z">
        <w:r w:rsidR="005D3EB8" w:rsidRPr="005752A5" w:rsidDel="00CC71D7">
          <w:rPr>
            <w:rFonts w:ascii="Arial" w:hAnsi="Arial" w:cs="Arial"/>
            <w:lang w:val="en-US"/>
          </w:rPr>
          <w:delText xml:space="preserve"> measurements with an intra assay</w:delText>
        </w:r>
      </w:del>
      <w:r w:rsidR="005D3EB8" w:rsidRPr="005752A5">
        <w:rPr>
          <w:rFonts w:ascii="Arial" w:hAnsi="Arial" w:cs="Arial"/>
          <w:lang w:val="en-US"/>
        </w:rPr>
        <w:t xml:space="preserve"> coefficient of variation </w:t>
      </w:r>
      <w:ins w:id="393" w:author="Pohl, Tobias" w:date="2026-09-25T12:51:00Z">
        <w:r w:rsidR="00CC71D7">
          <w:rPr>
            <w:rFonts w:ascii="Arial" w:hAnsi="Arial" w:cs="Arial"/>
            <w:lang w:val="en-US"/>
          </w:rPr>
          <w:t xml:space="preserve">across technical replicates </w:t>
        </w:r>
      </w:ins>
      <w:ins w:id="394" w:author="Pohl, Tobias" w:date="2026-09-25T12:52:00Z">
        <w:r w:rsidR="00CC71D7">
          <w:rPr>
            <w:rFonts w:ascii="Arial" w:hAnsi="Arial" w:cs="Arial"/>
            <w:lang w:val="en-US"/>
          </w:rPr>
          <w:t>was &lt;</w:t>
        </w:r>
      </w:ins>
      <w:del w:id="395" w:author="Pohl, Tobias" w:date="2026-09-25T12:52:00Z">
        <w:r w:rsidR="005D3EB8" w:rsidRPr="005752A5" w:rsidDel="00CC71D7">
          <w:rPr>
            <w:rFonts w:ascii="Arial" w:hAnsi="Arial" w:cs="Arial"/>
            <w:lang w:val="en-US"/>
          </w:rPr>
          <w:delText xml:space="preserve">below </w:delText>
        </w:r>
      </w:del>
      <w:r w:rsidR="005D3EB8" w:rsidRPr="005752A5">
        <w:rPr>
          <w:rFonts w:ascii="Arial" w:hAnsi="Arial" w:cs="Arial"/>
          <w:lang w:val="en-US"/>
        </w:rPr>
        <w:t>10%</w:t>
      </w:r>
      <w:del w:id="396" w:author="Pohl, Tobias" w:date="2026-09-25T12:52:00Z">
        <w:r w:rsidR="005D3EB8" w:rsidRPr="005752A5" w:rsidDel="00CC71D7">
          <w:rPr>
            <w:rFonts w:ascii="Arial" w:hAnsi="Arial" w:cs="Arial"/>
            <w:lang w:val="en-US"/>
          </w:rPr>
          <w:delText xml:space="preserve"> were included</w:delText>
        </w:r>
      </w:del>
      <w:r w:rsidR="005D3EB8" w:rsidRPr="005752A5">
        <w:rPr>
          <w:rFonts w:ascii="Arial" w:hAnsi="Arial" w:cs="Arial"/>
          <w:lang w:val="en-US"/>
        </w:rPr>
        <w:t>.</w:t>
      </w:r>
    </w:p>
    <w:p w14:paraId="65066E4F" w14:textId="38BF3D7D"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 xml:space="preserve">2.5.2 Transcriptomics of </w:t>
      </w:r>
      <w:proofErr w:type="spellStart"/>
      <w:r w:rsidRPr="005752A5">
        <w:rPr>
          <w:rFonts w:ascii="Arial" w:hAnsi="Arial" w:cs="Arial"/>
          <w:b/>
          <w:bCs/>
          <w:lang w:val="en-US"/>
        </w:rPr>
        <w:t>dHip</w:t>
      </w:r>
      <w:proofErr w:type="spellEnd"/>
    </w:p>
    <w:p w14:paraId="1BA6C00D" w14:textId="2FDC6232" w:rsidR="00D46D19" w:rsidRPr="005752A5" w:rsidRDefault="00D46D19" w:rsidP="00EA5C96">
      <w:pPr>
        <w:spacing w:line="360" w:lineRule="auto"/>
        <w:rPr>
          <w:rFonts w:ascii="Arial" w:hAnsi="Arial" w:cs="Arial"/>
          <w:lang w:val="en-US"/>
        </w:rPr>
      </w:pPr>
      <w:r w:rsidRPr="005752A5">
        <w:rPr>
          <w:rFonts w:ascii="Arial" w:hAnsi="Arial" w:cs="Arial"/>
          <w:lang w:val="en-US"/>
        </w:rPr>
        <w:t xml:space="preserve">For </w:t>
      </w:r>
      <w:del w:id="397" w:author="Pohl, Tobias" w:date="2026-09-25T15:17:00Z">
        <w:r w:rsidRPr="005752A5" w:rsidDel="00D76085">
          <w:rPr>
            <w:rFonts w:ascii="Arial" w:hAnsi="Arial" w:cs="Arial"/>
            <w:lang w:val="en-US"/>
          </w:rPr>
          <w:delText xml:space="preserve">spatial </w:delText>
        </w:r>
      </w:del>
      <w:r w:rsidR="00946134" w:rsidRPr="005752A5">
        <w:rPr>
          <w:rFonts w:ascii="Arial" w:hAnsi="Arial" w:cs="Arial"/>
          <w:lang w:val="en-US"/>
        </w:rPr>
        <w:t>transcriptomic</w:t>
      </w:r>
      <w:ins w:id="398" w:author="Pohl, Tobias" w:date="2026-09-25T15:17:00Z">
        <w:r w:rsidR="00D76085">
          <w:rPr>
            <w:rFonts w:ascii="Arial" w:hAnsi="Arial" w:cs="Arial"/>
            <w:lang w:val="en-US"/>
          </w:rPr>
          <w:t xml:space="preserve"> profiling of the dorsal hippocampus</w:t>
        </w:r>
      </w:ins>
      <w:del w:id="399" w:author="Pohl, Tobias" w:date="2026-09-25T15:17:00Z">
        <w:r w:rsidR="00946134" w:rsidRPr="005752A5" w:rsidDel="00D76085">
          <w:rPr>
            <w:rFonts w:ascii="Arial" w:hAnsi="Arial" w:cs="Arial"/>
            <w:lang w:val="en-US"/>
          </w:rPr>
          <w:delText>s</w:delText>
        </w:r>
      </w:del>
      <w:r w:rsidRPr="005752A5">
        <w:rPr>
          <w:rFonts w:ascii="Arial" w:hAnsi="Arial" w:cs="Arial"/>
          <w:lang w:val="en-US"/>
        </w:rPr>
        <w:t>, brain</w:t>
      </w:r>
      <w:ins w:id="400" w:author="Pohl, Tobias" w:date="2026-09-25T15:17:00Z">
        <w:r w:rsidR="007E5354">
          <w:rPr>
            <w:rFonts w:ascii="Arial" w:hAnsi="Arial" w:cs="Arial"/>
            <w:lang w:val="en-US"/>
          </w:rPr>
          <w:t>s were sectioned</w:t>
        </w:r>
      </w:ins>
      <w:del w:id="401" w:author="Pohl, Tobias" w:date="2026-09-25T15:17:00Z">
        <w:r w:rsidRPr="005752A5" w:rsidDel="007E5354">
          <w:rPr>
            <w:rFonts w:ascii="Arial" w:hAnsi="Arial" w:cs="Arial"/>
            <w:lang w:val="en-US"/>
          </w:rPr>
          <w:delText xml:space="preserve"> sl</w:delText>
        </w:r>
      </w:del>
      <w:del w:id="402" w:author="Pohl, Tobias" w:date="2026-09-25T15:18:00Z">
        <w:r w:rsidRPr="005752A5" w:rsidDel="007E5354">
          <w:rPr>
            <w:rFonts w:ascii="Arial" w:hAnsi="Arial" w:cs="Arial"/>
            <w:lang w:val="en-US"/>
          </w:rPr>
          <w:delText>ices were cut</w:delText>
        </w:r>
      </w:del>
      <w:r w:rsidRPr="005752A5">
        <w:rPr>
          <w:rFonts w:ascii="Arial" w:hAnsi="Arial" w:cs="Arial"/>
          <w:lang w:val="en-US"/>
        </w:rPr>
        <w:t xml:space="preserve"> into 200 </w:t>
      </w:r>
      <w:ins w:id="403" w:author="Pohl, Tobias" w:date="2026-09-25T15:18:00Z">
        <w:r w:rsidR="007E5354" w:rsidRPr="007E5354">
          <w:rPr>
            <w:rFonts w:ascii="Arial" w:hAnsi="Arial" w:cs="Arial"/>
            <w:lang w:val="en-US"/>
          </w:rPr>
          <w:t>µ</w:t>
        </w:r>
      </w:ins>
      <w:del w:id="404" w:author="Pohl, Tobias" w:date="2026-09-25T15:18:00Z">
        <w:r w:rsidRPr="005752A5" w:rsidDel="007E5354">
          <w:rPr>
            <w:rFonts w:ascii="Arial" w:hAnsi="Arial" w:cs="Arial"/>
            <w:lang w:val="en-US"/>
          </w:rPr>
          <w:delText>u</w:delText>
        </w:r>
      </w:del>
      <w:r w:rsidRPr="005752A5">
        <w:rPr>
          <w:rFonts w:ascii="Arial" w:hAnsi="Arial" w:cs="Arial"/>
          <w:lang w:val="en-US"/>
        </w:rPr>
        <w:t xml:space="preserve">m </w:t>
      </w:r>
      <w:ins w:id="405" w:author="Pohl, Tobias" w:date="2026-09-25T15:18:00Z">
        <w:r w:rsidR="007E5354">
          <w:rPr>
            <w:rFonts w:ascii="Arial" w:hAnsi="Arial" w:cs="Arial"/>
            <w:lang w:val="en-US"/>
          </w:rPr>
          <w:t>coronal slices</w:t>
        </w:r>
      </w:ins>
      <w:del w:id="406" w:author="Pohl, Tobias" w:date="2026-09-25T15:18:00Z">
        <w:r w:rsidRPr="005752A5" w:rsidDel="007E5354">
          <w:rPr>
            <w:rFonts w:ascii="Arial" w:hAnsi="Arial" w:cs="Arial"/>
            <w:lang w:val="en-US"/>
          </w:rPr>
          <w:delText>thick slices</w:delText>
        </w:r>
      </w:del>
      <w:ins w:id="407" w:author="Pohl, Tobias" w:date="2026-09-25T15:18:00Z">
        <w:r w:rsidR="007E5354">
          <w:rPr>
            <w:rFonts w:ascii="Arial" w:hAnsi="Arial" w:cs="Arial"/>
            <w:lang w:val="en-US"/>
          </w:rPr>
          <w:t>. Tissue punches encompassing the dorsal hippocampus, including the CA1, CA2, CA3, and DG</w:t>
        </w:r>
      </w:ins>
      <w:ins w:id="408" w:author="Pohl, Tobias" w:date="2026-09-25T15:19:00Z">
        <w:r w:rsidR="007E5354">
          <w:rPr>
            <w:rFonts w:ascii="Arial" w:hAnsi="Arial" w:cs="Arial"/>
            <w:lang w:val="en-US"/>
          </w:rPr>
          <w:t>, were collected</w:t>
        </w:r>
      </w:ins>
      <w:del w:id="409" w:author="Pohl, Tobias" w:date="2026-09-25T15:19:00Z">
        <w:r w:rsidRPr="005752A5" w:rsidDel="007E5354">
          <w:rPr>
            <w:rFonts w:ascii="Arial" w:hAnsi="Arial" w:cs="Arial"/>
            <w:lang w:val="en-US"/>
          </w:rPr>
          <w:delText xml:space="preserve"> and</w:delText>
        </w:r>
      </w:del>
      <w:r w:rsidRPr="005752A5">
        <w:rPr>
          <w:rFonts w:ascii="Arial" w:hAnsi="Arial" w:cs="Arial"/>
          <w:lang w:val="en-US"/>
        </w:rPr>
        <w:t xml:space="preserve"> using a </w:t>
      </w:r>
      <w:del w:id="410" w:author="Pohl, Tobias" w:date="2026-09-25T15:08:00Z">
        <w:r w:rsidRPr="005752A5" w:rsidDel="00D76085">
          <w:rPr>
            <w:rFonts w:ascii="Arial" w:hAnsi="Arial" w:cs="Arial"/>
            <w:lang w:val="en-US"/>
          </w:rPr>
          <w:delText>micro puncher</w:delText>
        </w:r>
      </w:del>
      <w:ins w:id="411" w:author="Pohl, Tobias" w:date="2026-09-25T15:08:00Z">
        <w:r w:rsidR="00D76085">
          <w:rPr>
            <w:rFonts w:ascii="Arial" w:hAnsi="Arial" w:cs="Arial"/>
            <w:lang w:val="en-US"/>
          </w:rPr>
          <w:t>sample corer</w:t>
        </w:r>
      </w:ins>
      <w:ins w:id="412" w:author="Pohl, Tobias" w:date="2026-09-25T15:19:00Z">
        <w:r w:rsidR="007E5354">
          <w:rPr>
            <w:rFonts w:ascii="Arial" w:hAnsi="Arial" w:cs="Arial"/>
            <w:lang w:val="en-US"/>
          </w:rPr>
          <w:t xml:space="preserve">. </w:t>
        </w:r>
      </w:ins>
      <w:del w:id="413" w:author="Pohl, Tobias" w:date="2026-09-25T15:19:00Z">
        <w:r w:rsidRPr="005752A5" w:rsidDel="007E5354">
          <w:rPr>
            <w:rFonts w:ascii="Arial" w:hAnsi="Arial" w:cs="Arial"/>
            <w:lang w:val="en-US"/>
          </w:rPr>
          <w:delText>, u</w:delText>
        </w:r>
      </w:del>
      <w:ins w:id="414" w:author="Pohl, Tobias" w:date="2026-09-25T15:19:00Z">
        <w:r w:rsidR="007E5354">
          <w:rPr>
            <w:rFonts w:ascii="Arial" w:hAnsi="Arial" w:cs="Arial"/>
            <w:lang w:val="en-US"/>
          </w:rPr>
          <w:t>U</w:t>
        </w:r>
      </w:ins>
      <w:r w:rsidRPr="005752A5">
        <w:rPr>
          <w:rFonts w:ascii="Arial" w:hAnsi="Arial" w:cs="Arial"/>
          <w:lang w:val="en-US"/>
        </w:rPr>
        <w:t xml:space="preserve">p to </w:t>
      </w:r>
      <w:ins w:id="415" w:author="Pohl, Tobias" w:date="2026-09-25T15:19:00Z">
        <w:r w:rsidR="007E5354">
          <w:rPr>
            <w:rFonts w:ascii="Arial" w:hAnsi="Arial" w:cs="Arial"/>
            <w:lang w:val="en-US"/>
          </w:rPr>
          <w:t>eight</w:t>
        </w:r>
      </w:ins>
      <w:del w:id="416" w:author="Pohl, Tobias" w:date="2026-09-25T15:19:00Z">
        <w:r w:rsidRPr="005752A5" w:rsidDel="007E5354">
          <w:rPr>
            <w:rFonts w:ascii="Arial" w:hAnsi="Arial" w:cs="Arial"/>
            <w:lang w:val="en-US"/>
          </w:rPr>
          <w:delText>8</w:delText>
        </w:r>
      </w:del>
      <w:r w:rsidRPr="005752A5">
        <w:rPr>
          <w:rFonts w:ascii="Arial" w:hAnsi="Arial" w:cs="Arial"/>
          <w:lang w:val="en-US"/>
        </w:rPr>
        <w:t xml:space="preserve"> </w:t>
      </w:r>
      <w:del w:id="417" w:author="Pohl, Tobias" w:date="2026-09-25T15:19:00Z">
        <w:r w:rsidRPr="005752A5" w:rsidDel="007E5354">
          <w:rPr>
            <w:rFonts w:ascii="Arial" w:hAnsi="Arial" w:cs="Arial"/>
            <w:lang w:val="en-US"/>
          </w:rPr>
          <w:delText>samples</w:delText>
        </w:r>
      </w:del>
      <w:ins w:id="418" w:author="Pohl, Tobias" w:date="2026-09-25T15:19:00Z">
        <w:r w:rsidR="007E5354">
          <w:rPr>
            <w:rFonts w:ascii="Arial" w:hAnsi="Arial" w:cs="Arial"/>
            <w:lang w:val="en-US"/>
          </w:rPr>
          <w:t>punches were pooled per animal</w:t>
        </w:r>
      </w:ins>
      <w:del w:id="419" w:author="Pohl, Tobias" w:date="2026-09-25T15:19:00Z">
        <w:r w:rsidRPr="005752A5" w:rsidDel="007E5354">
          <w:rPr>
            <w:rFonts w:ascii="Arial" w:hAnsi="Arial" w:cs="Arial"/>
            <w:lang w:val="en-US"/>
          </w:rPr>
          <w:delText xml:space="preserve"> of the whole dorsal hippocampus were collected</w:delText>
        </w:r>
      </w:del>
      <w:ins w:id="420" w:author="Pohl, Tobias" w:date="2026-09-25T15:19:00Z">
        <w:r w:rsidR="007E5354">
          <w:rPr>
            <w:rFonts w:ascii="Arial" w:hAnsi="Arial" w:cs="Arial"/>
            <w:lang w:val="en-US"/>
          </w:rPr>
          <w:t xml:space="preserve"> </w:t>
        </w:r>
      </w:ins>
      <w:ins w:id="421" w:author="Pohl, Tobias" w:date="2026-09-25T15:20:00Z">
        <w:r w:rsidR="007E5354">
          <w:rPr>
            <w:rFonts w:ascii="Arial" w:hAnsi="Arial" w:cs="Arial"/>
            <w:lang w:val="en-US"/>
          </w:rPr>
          <w:t xml:space="preserve">to generate a single bulk RNA sample </w:t>
        </w:r>
        <w:proofErr w:type="spellStart"/>
        <w:r w:rsidR="007E5354">
          <w:rPr>
            <w:rFonts w:ascii="Arial" w:hAnsi="Arial" w:cs="Arial"/>
            <w:lang w:val="en-US"/>
          </w:rPr>
          <w:t>respresenting</w:t>
        </w:r>
        <w:proofErr w:type="spellEnd"/>
        <w:r w:rsidR="007E5354">
          <w:rPr>
            <w:rFonts w:ascii="Arial" w:hAnsi="Arial" w:cs="Arial"/>
            <w:lang w:val="en-US"/>
          </w:rPr>
          <w:t xml:space="preserve"> the dorsal hippocampus without layer or region resolution. </w:t>
        </w:r>
      </w:ins>
      <w:del w:id="422" w:author="Pohl, Tobias" w:date="2026-09-25T15:21:00Z">
        <w:r w:rsidRPr="005752A5" w:rsidDel="007E5354">
          <w:rPr>
            <w:rFonts w:ascii="Arial" w:hAnsi="Arial" w:cs="Arial"/>
            <w:lang w:val="en-US"/>
          </w:rPr>
          <w:delText xml:space="preserve">, including the areas CA1, CA2, CA3, and DG. This way, a </w:delText>
        </w:r>
        <w:r w:rsidR="00946134" w:rsidRPr="005752A5" w:rsidDel="007E5354">
          <w:rPr>
            <w:rFonts w:ascii="Arial" w:hAnsi="Arial" w:cs="Arial"/>
            <w:lang w:val="en-US"/>
          </w:rPr>
          <w:delText>relatively</w:delText>
        </w:r>
        <w:r w:rsidRPr="005752A5" w:rsidDel="007E5354">
          <w:rPr>
            <w:rFonts w:ascii="Arial" w:hAnsi="Arial" w:cs="Arial"/>
            <w:lang w:val="en-US"/>
          </w:rPr>
          <w:delText xml:space="preserve"> rough bulk RNA sample was extracted for 3</w:delText>
        </w:r>
      </w:del>
      <w:ins w:id="423" w:author="Pohl, Tobias" w:date="2026-09-25T15:21:00Z">
        <w:r w:rsidR="007E5354">
          <w:rPr>
            <w:rFonts w:ascii="Arial" w:hAnsi="Arial" w:cs="Arial"/>
            <w:lang w:val="en-US"/>
          </w:rPr>
          <w:t>Three</w:t>
        </w:r>
      </w:ins>
      <w:r w:rsidR="008B0AF4" w:rsidRPr="005752A5">
        <w:rPr>
          <w:rFonts w:ascii="Arial" w:hAnsi="Arial" w:cs="Arial"/>
          <w:lang w:val="en-US"/>
        </w:rPr>
        <w:t xml:space="preserve"> biological replicates</w:t>
      </w:r>
      <w:ins w:id="424" w:author="Pohl, Tobias" w:date="2026-09-25T15:21:00Z">
        <w:r w:rsidR="007E5354">
          <w:rPr>
            <w:rFonts w:ascii="Arial" w:hAnsi="Arial" w:cs="Arial"/>
            <w:lang w:val="en-US"/>
          </w:rPr>
          <w:t xml:space="preserve"> were </w:t>
        </w:r>
        <w:proofErr w:type="spellStart"/>
        <w:r w:rsidR="007E5354">
          <w:rPr>
            <w:rFonts w:ascii="Arial" w:hAnsi="Arial" w:cs="Arial"/>
            <w:lang w:val="en-US"/>
          </w:rPr>
          <w:t>analysed</w:t>
        </w:r>
      </w:ins>
      <w:proofErr w:type="spellEnd"/>
      <w:del w:id="425" w:author="Pohl, Tobias" w:date="2026-09-25T15:21:00Z">
        <w:r w:rsidRPr="005752A5" w:rsidDel="007E5354">
          <w:rPr>
            <w:rFonts w:ascii="Arial" w:hAnsi="Arial" w:cs="Arial"/>
            <w:lang w:val="en-US"/>
          </w:rPr>
          <w:delText xml:space="preserve"> for each </w:delText>
        </w:r>
      </w:del>
      <w:ins w:id="426" w:author="Pohl, Tobias" w:date="2026-09-25T15:21:00Z">
        <w:r w:rsidR="007E5354">
          <w:rPr>
            <w:rFonts w:ascii="Arial" w:hAnsi="Arial" w:cs="Arial"/>
            <w:lang w:val="en-US"/>
          </w:rPr>
          <w:t xml:space="preserve"> per experimental </w:t>
        </w:r>
      </w:ins>
      <w:r w:rsidRPr="005752A5">
        <w:rPr>
          <w:rFonts w:ascii="Arial" w:hAnsi="Arial" w:cs="Arial"/>
          <w:lang w:val="en-US"/>
        </w:rPr>
        <w:t xml:space="preserve">condition. </w:t>
      </w:r>
    </w:p>
    <w:p w14:paraId="02BC475A" w14:textId="67170E1A"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2.5.3 Spatial Proteomics</w:t>
      </w:r>
    </w:p>
    <w:p w14:paraId="7A84E790" w14:textId="600B746C" w:rsidR="003612A7" w:rsidRPr="005752A5" w:rsidRDefault="008B0AF4" w:rsidP="00EA5C96">
      <w:pPr>
        <w:spacing w:line="360" w:lineRule="auto"/>
        <w:rPr>
          <w:rFonts w:ascii="Arial" w:hAnsi="Arial" w:cs="Arial"/>
          <w:lang w:val="en-US"/>
        </w:rPr>
      </w:pPr>
      <w:r w:rsidRPr="005752A5">
        <w:rPr>
          <w:rFonts w:ascii="Arial" w:hAnsi="Arial" w:cs="Arial"/>
          <w:lang w:val="en-US"/>
        </w:rPr>
        <w:t>2.5.3.1 Preprocessing of hippocampal slices</w:t>
      </w:r>
    </w:p>
    <w:p w14:paraId="01E0082A" w14:textId="405D982A" w:rsidR="003612A7" w:rsidRPr="005752A5" w:rsidRDefault="008B0AF4" w:rsidP="00EA5C96">
      <w:pPr>
        <w:spacing w:line="360" w:lineRule="auto"/>
        <w:rPr>
          <w:rFonts w:ascii="Arial" w:hAnsi="Arial" w:cs="Arial"/>
          <w:lang w:val="en-US"/>
        </w:rPr>
      </w:pPr>
      <w:r w:rsidRPr="005752A5">
        <w:rPr>
          <w:rFonts w:ascii="Arial" w:hAnsi="Arial" w:cs="Arial"/>
          <w:lang w:val="en-US"/>
        </w:rPr>
        <w:t xml:space="preserve">Briefly, </w:t>
      </w:r>
      <w:del w:id="427" w:author="Pohl, Tobias" w:date="2026-09-25T14:43:00Z">
        <w:r w:rsidRPr="005752A5" w:rsidDel="00FB5674">
          <w:rPr>
            <w:rFonts w:ascii="Arial" w:hAnsi="Arial" w:cs="Arial"/>
            <w:lang w:val="en-US"/>
          </w:rPr>
          <w:delText xml:space="preserve">after sectioning the </w:delText>
        </w:r>
      </w:del>
      <w:r w:rsidRPr="005752A5">
        <w:rPr>
          <w:rFonts w:ascii="Arial" w:hAnsi="Arial" w:cs="Arial"/>
          <w:lang w:val="en-US"/>
        </w:rPr>
        <w:t xml:space="preserve">10 </w:t>
      </w:r>
      <w:proofErr w:type="spellStart"/>
      <w:r w:rsidRPr="005752A5">
        <w:rPr>
          <w:rFonts w:ascii="Arial" w:hAnsi="Arial" w:cs="Arial"/>
          <w:lang w:val="en-US"/>
        </w:rPr>
        <w:t>μm</w:t>
      </w:r>
      <w:proofErr w:type="spellEnd"/>
      <w:r w:rsidRPr="005752A5">
        <w:rPr>
          <w:rFonts w:ascii="Arial" w:hAnsi="Arial" w:cs="Arial"/>
          <w:lang w:val="en-US"/>
        </w:rPr>
        <w:t xml:space="preserve"> brain slices</w:t>
      </w:r>
      <w:del w:id="428" w:author="Pohl, Tobias" w:date="2026-09-25T14:43:00Z">
        <w:r w:rsidRPr="005752A5" w:rsidDel="00FB5674">
          <w:rPr>
            <w:rFonts w:ascii="Arial" w:hAnsi="Arial" w:cs="Arial"/>
            <w:lang w:val="en-US"/>
          </w:rPr>
          <w:delText>, they</w:delText>
        </w:r>
      </w:del>
      <w:r w:rsidRPr="005752A5">
        <w:rPr>
          <w:rFonts w:ascii="Arial" w:hAnsi="Arial" w:cs="Arial"/>
          <w:lang w:val="en-US"/>
        </w:rPr>
        <w:t xml:space="preserve"> were mounted on Leica PP</w:t>
      </w:r>
      <w:ins w:id="429" w:author="Pohl, Tobias" w:date="2026-10-02T11:35:00Z">
        <w:r w:rsidR="00853A21">
          <w:rPr>
            <w:rFonts w:ascii="Arial" w:hAnsi="Arial" w:cs="Arial"/>
            <w:lang w:val="en-US"/>
          </w:rPr>
          <w:t>S</w:t>
        </w:r>
      </w:ins>
      <w:del w:id="430" w:author="Pohl, Tobias" w:date="2026-10-02T11:35:00Z">
        <w:r w:rsidRPr="005752A5" w:rsidDel="00853A21">
          <w:rPr>
            <w:rFonts w:ascii="Arial" w:hAnsi="Arial" w:cs="Arial"/>
            <w:lang w:val="en-US"/>
          </w:rPr>
          <w:delText>E</w:delText>
        </w:r>
      </w:del>
      <w:r w:rsidRPr="005752A5">
        <w:rPr>
          <w:rFonts w:ascii="Arial" w:hAnsi="Arial" w:cs="Arial"/>
          <w:lang w:val="en-US"/>
        </w:rPr>
        <w:t xml:space="preserve"> membrane slides and stained for </w:t>
      </w:r>
      <w:proofErr w:type="spellStart"/>
      <w:r w:rsidRPr="005752A5">
        <w:rPr>
          <w:rFonts w:ascii="Arial" w:hAnsi="Arial" w:cs="Arial"/>
          <w:lang w:val="en-US"/>
        </w:rPr>
        <w:t>NeuN</w:t>
      </w:r>
      <w:proofErr w:type="spellEnd"/>
      <w:r w:rsidRPr="005752A5">
        <w:rPr>
          <w:rFonts w:ascii="Arial" w:hAnsi="Arial" w:cs="Arial"/>
          <w:lang w:val="en-US"/>
        </w:rPr>
        <w:t xml:space="preserve">, Iba-1, and DAPI. </w:t>
      </w:r>
      <w:del w:id="431" w:author="Pohl, Tobias" w:date="2026-09-25T14:43:00Z">
        <w:r w:rsidRPr="005752A5" w:rsidDel="00FB5674">
          <w:rPr>
            <w:rFonts w:ascii="Arial" w:hAnsi="Arial" w:cs="Arial"/>
            <w:lang w:val="en-US"/>
          </w:rPr>
          <w:delText>Subsequently,</w:delText>
        </w:r>
      </w:del>
      <w:ins w:id="432" w:author="Pohl, Tobias" w:date="2026-09-25T14:43:00Z">
        <w:r w:rsidR="00FB5674">
          <w:rPr>
            <w:rFonts w:ascii="Arial" w:hAnsi="Arial" w:cs="Arial"/>
            <w:lang w:val="en-US"/>
          </w:rPr>
          <w:t>Fluorescence</w:t>
        </w:r>
      </w:ins>
      <w:r w:rsidRPr="005752A5">
        <w:rPr>
          <w:rFonts w:ascii="Arial" w:hAnsi="Arial" w:cs="Arial"/>
          <w:lang w:val="en-US"/>
        </w:rPr>
        <w:t xml:space="preserve"> images were acquired using either a Keyence BZ</w:t>
      </w:r>
      <w:ins w:id="433" w:author="Pohl, Tobias" w:date="2026-09-25T14:43:00Z">
        <w:r w:rsidR="00FB5674">
          <w:rPr>
            <w:rFonts w:ascii="Arial" w:hAnsi="Arial" w:cs="Arial"/>
            <w:lang w:val="en-US"/>
          </w:rPr>
          <w:t>-</w:t>
        </w:r>
      </w:ins>
      <w:r w:rsidRPr="005752A5">
        <w:rPr>
          <w:rFonts w:ascii="Arial" w:hAnsi="Arial" w:cs="Arial"/>
          <w:lang w:val="en-US"/>
        </w:rPr>
        <w:t>X</w:t>
      </w:r>
      <w:ins w:id="434" w:author="Pohl, Tobias" w:date="2026-09-25T14:43:00Z">
        <w:r w:rsidR="00FB5674">
          <w:rPr>
            <w:rFonts w:ascii="Arial" w:hAnsi="Arial" w:cs="Arial"/>
            <w:lang w:val="en-US"/>
          </w:rPr>
          <w:t xml:space="preserve"> microscope</w:t>
        </w:r>
      </w:ins>
      <w:r w:rsidRPr="005752A5">
        <w:rPr>
          <w:rFonts w:ascii="Arial" w:hAnsi="Arial" w:cs="Arial"/>
          <w:lang w:val="en-US"/>
        </w:rPr>
        <w:t xml:space="preserve"> or an Olympus spinning disk at </w:t>
      </w:r>
      <w:ins w:id="435" w:author="Pohl, Tobias" w:date="2026-09-25T14:43:00Z">
        <w:r w:rsidR="00FB5674">
          <w:rPr>
            <w:rFonts w:ascii="Arial" w:hAnsi="Arial" w:cs="Arial"/>
            <w:lang w:val="en-US"/>
          </w:rPr>
          <w:t>x</w:t>
        </w:r>
      </w:ins>
      <w:r w:rsidRPr="005752A5">
        <w:rPr>
          <w:rFonts w:ascii="Arial" w:hAnsi="Arial" w:cs="Arial"/>
          <w:lang w:val="en-US"/>
        </w:rPr>
        <w:t>40</w:t>
      </w:r>
      <w:del w:id="436" w:author="Pohl, Tobias" w:date="2026-09-25T14:43:00Z">
        <w:r w:rsidRPr="005752A5" w:rsidDel="00FB5674">
          <w:rPr>
            <w:rFonts w:ascii="Arial" w:hAnsi="Arial" w:cs="Arial"/>
            <w:lang w:val="en-US"/>
          </w:rPr>
          <w:delText>x</w:delText>
        </w:r>
      </w:del>
      <w:r w:rsidRPr="005752A5">
        <w:rPr>
          <w:rFonts w:ascii="Arial" w:hAnsi="Arial" w:cs="Arial"/>
          <w:lang w:val="en-US"/>
        </w:rPr>
        <w:t xml:space="preserve"> or </w:t>
      </w:r>
      <w:ins w:id="437" w:author="Pohl, Tobias" w:date="2026-09-25T14:43:00Z">
        <w:r w:rsidR="00FB5674">
          <w:rPr>
            <w:rFonts w:ascii="Arial" w:hAnsi="Arial" w:cs="Arial"/>
            <w:lang w:val="en-US"/>
          </w:rPr>
          <w:t>x</w:t>
        </w:r>
      </w:ins>
      <w:r w:rsidRPr="005752A5">
        <w:rPr>
          <w:rFonts w:ascii="Arial" w:hAnsi="Arial" w:cs="Arial"/>
          <w:lang w:val="en-US"/>
        </w:rPr>
        <w:t>20</w:t>
      </w:r>
      <w:del w:id="438" w:author="Pohl, Tobias" w:date="2026-09-25T14:43:00Z">
        <w:r w:rsidRPr="005752A5" w:rsidDel="00FB5674">
          <w:rPr>
            <w:rFonts w:ascii="Arial" w:hAnsi="Arial" w:cs="Arial"/>
            <w:lang w:val="en-US"/>
          </w:rPr>
          <w:delText>x</w:delText>
        </w:r>
      </w:del>
      <w:r w:rsidRPr="005752A5">
        <w:rPr>
          <w:rFonts w:ascii="Arial" w:hAnsi="Arial" w:cs="Arial"/>
          <w:lang w:val="en-US"/>
        </w:rPr>
        <w:t xml:space="preserve"> magnification</w:t>
      </w:r>
      <w:del w:id="439" w:author="Pohl, Tobias" w:date="2026-09-25T14:44:00Z">
        <w:r w:rsidRPr="005752A5" w:rsidDel="00FB5674">
          <w:rPr>
            <w:rFonts w:ascii="Arial" w:hAnsi="Arial" w:cs="Arial"/>
            <w:lang w:val="en-US"/>
          </w:rPr>
          <w:delText xml:space="preserve">. These images were </w:delText>
        </w:r>
        <w:r w:rsidR="0073691C" w:rsidRPr="005752A5" w:rsidDel="00FB5674">
          <w:rPr>
            <w:rFonts w:ascii="Arial" w:hAnsi="Arial" w:cs="Arial"/>
            <w:lang w:val="en-US"/>
          </w:rPr>
          <w:delText>then</w:delText>
        </w:r>
      </w:del>
      <w:ins w:id="440" w:author="Pohl, Tobias" w:date="2026-09-25T14:44:00Z">
        <w:r w:rsidR="00FB5674">
          <w:rPr>
            <w:rFonts w:ascii="Arial" w:hAnsi="Arial" w:cs="Arial"/>
            <w:lang w:val="en-US"/>
          </w:rPr>
          <w:t xml:space="preserve"> and</w:t>
        </w:r>
      </w:ins>
      <w:r w:rsidR="0073691C" w:rsidRPr="005752A5">
        <w:rPr>
          <w:rFonts w:ascii="Arial" w:hAnsi="Arial" w:cs="Arial"/>
          <w:lang w:val="en-US"/>
        </w:rPr>
        <w:t xml:space="preserve"> imported </w:t>
      </w:r>
      <w:ins w:id="441" w:author="Pohl, Tobias" w:date="2026-09-25T14:44:00Z">
        <w:r w:rsidR="00FB5674">
          <w:rPr>
            <w:rFonts w:ascii="Arial" w:hAnsi="Arial" w:cs="Arial"/>
            <w:lang w:val="en-US"/>
          </w:rPr>
          <w:t>in</w:t>
        </w:r>
      </w:ins>
      <w:r w:rsidR="0073691C" w:rsidRPr="005752A5">
        <w:rPr>
          <w:rFonts w:ascii="Arial" w:hAnsi="Arial" w:cs="Arial"/>
          <w:lang w:val="en-US"/>
        </w:rPr>
        <w:t xml:space="preserve">to </w:t>
      </w:r>
      <w:proofErr w:type="spellStart"/>
      <w:r w:rsidR="0073691C" w:rsidRPr="005752A5">
        <w:rPr>
          <w:rFonts w:ascii="Arial" w:hAnsi="Arial" w:cs="Arial"/>
          <w:lang w:val="en-US"/>
        </w:rPr>
        <w:t>QuPath</w:t>
      </w:r>
      <w:proofErr w:type="spellEnd"/>
      <w:r w:rsidR="0073691C" w:rsidRPr="005752A5">
        <w:rPr>
          <w:rFonts w:ascii="Arial" w:hAnsi="Arial" w:cs="Arial"/>
          <w:lang w:val="en-US"/>
        </w:rPr>
        <w:t xml:space="preserve"> (version 0.</w:t>
      </w:r>
      <w:r w:rsidR="005E7CA0" w:rsidRPr="005752A5">
        <w:rPr>
          <w:rFonts w:ascii="Arial" w:hAnsi="Arial" w:cs="Arial"/>
          <w:lang w:val="en-US"/>
        </w:rPr>
        <w:t>5.0</w:t>
      </w:r>
      <w:r w:rsidR="0073691C" w:rsidRPr="005752A5">
        <w:rPr>
          <w:rFonts w:ascii="Arial" w:hAnsi="Arial" w:cs="Arial"/>
          <w:lang w:val="en-US"/>
        </w:rPr>
        <w:t>)</w:t>
      </w:r>
      <w:ins w:id="442" w:author="Pohl, Tobias" w:date="2026-09-25T14:44:00Z">
        <w:r w:rsidR="00FB5674">
          <w:rPr>
            <w:rFonts w:ascii="Arial" w:hAnsi="Arial" w:cs="Arial"/>
            <w:lang w:val="en-US"/>
          </w:rPr>
          <w:t xml:space="preserve"> for anatomical annotation.</w:t>
        </w:r>
      </w:ins>
      <w:del w:id="443" w:author="Pohl, Tobias" w:date="2026-09-25T14:44:00Z">
        <w:r w:rsidRPr="005752A5" w:rsidDel="00FB5674">
          <w:rPr>
            <w:rFonts w:ascii="Arial" w:hAnsi="Arial" w:cs="Arial"/>
            <w:lang w:val="en-US"/>
          </w:rPr>
          <w:delText>, and regions were assigned</w:delText>
        </w:r>
      </w:del>
      <w:ins w:id="444" w:author="Pohl, Tobias" w:date="2026-09-25T14:44:00Z">
        <w:r w:rsidR="00FB5674">
          <w:rPr>
            <w:rFonts w:ascii="Arial" w:hAnsi="Arial" w:cs="Arial"/>
            <w:lang w:val="en-US"/>
          </w:rPr>
          <w:t xml:space="preserve"> Regions of interest (ROIs) were assigned</w:t>
        </w:r>
      </w:ins>
      <w:r w:rsidRPr="005752A5">
        <w:rPr>
          <w:rFonts w:ascii="Arial" w:hAnsi="Arial" w:cs="Arial"/>
          <w:lang w:val="en-US"/>
        </w:rPr>
        <w:t xml:space="preserve"> to </w:t>
      </w:r>
      <w:del w:id="445" w:author="Pohl, Tobias" w:date="2026-09-25T14:45:00Z">
        <w:r w:rsidRPr="005752A5" w:rsidDel="00FB5674">
          <w:rPr>
            <w:rFonts w:ascii="Arial" w:hAnsi="Arial" w:cs="Arial"/>
            <w:lang w:val="en-US"/>
          </w:rPr>
          <w:delText xml:space="preserve">the subregions of the </w:delText>
        </w:r>
      </w:del>
      <w:r w:rsidRPr="005752A5">
        <w:rPr>
          <w:rFonts w:ascii="Arial" w:hAnsi="Arial" w:cs="Arial"/>
          <w:lang w:val="en-US"/>
        </w:rPr>
        <w:t>dorsal hippocamp</w:t>
      </w:r>
      <w:ins w:id="446" w:author="Pohl, Tobias" w:date="2026-09-25T14:45:00Z">
        <w:r w:rsidR="00FB5674">
          <w:rPr>
            <w:rFonts w:ascii="Arial" w:hAnsi="Arial" w:cs="Arial"/>
            <w:lang w:val="en-US"/>
          </w:rPr>
          <w:t>al subregions</w:t>
        </w:r>
      </w:ins>
      <w:del w:id="447" w:author="Pohl, Tobias" w:date="2026-09-25T14:45:00Z">
        <w:r w:rsidRPr="005752A5" w:rsidDel="00FB5674">
          <w:rPr>
            <w:rFonts w:ascii="Arial" w:hAnsi="Arial" w:cs="Arial"/>
            <w:lang w:val="en-US"/>
          </w:rPr>
          <w:delText>us, namely the</w:delText>
        </w:r>
      </w:del>
      <w:r w:rsidRPr="005752A5">
        <w:rPr>
          <w:rFonts w:ascii="Arial" w:hAnsi="Arial" w:cs="Arial"/>
          <w:lang w:val="en-US"/>
        </w:rPr>
        <w:t xml:space="preserve"> CA1, CA2, CA3 and </w:t>
      </w:r>
      <w:ins w:id="448" w:author="Pohl, Tobias" w:date="2026-09-25T14:45:00Z">
        <w:r w:rsidR="00FB5674">
          <w:rPr>
            <w:rFonts w:ascii="Arial" w:hAnsi="Arial" w:cs="Arial"/>
            <w:lang w:val="en-US"/>
          </w:rPr>
          <w:t xml:space="preserve">the </w:t>
        </w:r>
        <w:proofErr w:type="spellStart"/>
        <w:r w:rsidR="00FB5674">
          <w:rPr>
            <w:rFonts w:ascii="Arial" w:hAnsi="Arial" w:cs="Arial"/>
            <w:lang w:val="en-US"/>
          </w:rPr>
          <w:t>dentage</w:t>
        </w:r>
        <w:proofErr w:type="spellEnd"/>
        <w:r w:rsidR="00FB5674">
          <w:rPr>
            <w:rFonts w:ascii="Arial" w:hAnsi="Arial" w:cs="Arial"/>
            <w:lang w:val="en-US"/>
          </w:rPr>
          <w:t xml:space="preserve"> gyrus (</w:t>
        </w:r>
      </w:ins>
      <w:r w:rsidRPr="005752A5">
        <w:rPr>
          <w:rFonts w:ascii="Arial" w:hAnsi="Arial" w:cs="Arial"/>
          <w:lang w:val="en-US"/>
        </w:rPr>
        <w:t>DG</w:t>
      </w:r>
      <w:ins w:id="449" w:author="Pohl, Tobias" w:date="2026-09-25T14:45:00Z">
        <w:r w:rsidR="00FB5674">
          <w:rPr>
            <w:rFonts w:ascii="Arial" w:hAnsi="Arial" w:cs="Arial"/>
            <w:lang w:val="en-US"/>
          </w:rPr>
          <w:t>)</w:t>
        </w:r>
      </w:ins>
      <w:del w:id="450" w:author="Pohl, Tobias" w:date="2026-09-25T14:45:00Z">
        <w:r w:rsidRPr="005752A5" w:rsidDel="00FB5674">
          <w:rPr>
            <w:rFonts w:ascii="Arial" w:hAnsi="Arial" w:cs="Arial"/>
            <w:lang w:val="en-US"/>
          </w:rPr>
          <w:delText xml:space="preserve"> regions</w:delText>
        </w:r>
      </w:del>
      <w:r w:rsidRPr="005752A5">
        <w:rPr>
          <w:rFonts w:ascii="Arial" w:hAnsi="Arial" w:cs="Arial"/>
          <w:lang w:val="en-US"/>
        </w:rPr>
        <w:t xml:space="preserve">. </w:t>
      </w:r>
      <w:del w:id="451" w:author="Pohl, Tobias" w:date="2026-09-25T14:45:00Z">
        <w:r w:rsidRPr="005752A5" w:rsidDel="00FB5674">
          <w:rPr>
            <w:rFonts w:ascii="Arial" w:hAnsi="Arial" w:cs="Arial"/>
            <w:lang w:val="en-US"/>
          </w:rPr>
          <w:delText>For</w:delText>
        </w:r>
      </w:del>
      <w:ins w:id="452" w:author="Pohl, Tobias" w:date="2026-09-25T14:45:00Z">
        <w:r w:rsidR="00FB5674">
          <w:rPr>
            <w:rFonts w:ascii="Arial" w:hAnsi="Arial" w:cs="Arial"/>
            <w:lang w:val="en-US"/>
          </w:rPr>
          <w:t>Within</w:t>
        </w:r>
      </w:ins>
      <w:r w:rsidRPr="005752A5">
        <w:rPr>
          <w:rFonts w:ascii="Arial" w:hAnsi="Arial" w:cs="Arial"/>
          <w:lang w:val="en-US"/>
        </w:rPr>
        <w:t xml:space="preserve"> each</w:t>
      </w:r>
      <w:ins w:id="453" w:author="Pohl, Tobias" w:date="2026-09-25T14:45:00Z">
        <w:r w:rsidR="00FB5674">
          <w:rPr>
            <w:rFonts w:ascii="Arial" w:hAnsi="Arial" w:cs="Arial"/>
            <w:lang w:val="en-US"/>
          </w:rPr>
          <w:t xml:space="preserve"> hippocampal</w:t>
        </w:r>
      </w:ins>
      <w:r w:rsidRPr="005752A5">
        <w:rPr>
          <w:rFonts w:ascii="Arial" w:hAnsi="Arial" w:cs="Arial"/>
          <w:lang w:val="en-US"/>
        </w:rPr>
        <w:t xml:space="preserve"> subregion</w:t>
      </w:r>
      <w:del w:id="454" w:author="Pohl, Tobias" w:date="2026-09-25T14:45:00Z">
        <w:r w:rsidRPr="005752A5" w:rsidDel="00FB5674">
          <w:rPr>
            <w:rFonts w:ascii="Arial" w:hAnsi="Arial" w:cs="Arial"/>
            <w:lang w:val="en-US"/>
          </w:rPr>
          <w:delText xml:space="preserve"> of the hippocampal regions</w:delText>
        </w:r>
      </w:del>
      <w:r w:rsidRPr="005752A5">
        <w:rPr>
          <w:rFonts w:ascii="Arial" w:hAnsi="Arial" w:cs="Arial"/>
          <w:lang w:val="en-US"/>
        </w:rPr>
        <w:t>,</w:t>
      </w:r>
      <w:ins w:id="455" w:author="Pohl, Tobias" w:date="2026-09-25T14:45:00Z">
        <w:r w:rsidR="00FB5674">
          <w:rPr>
            <w:rFonts w:ascii="Arial" w:hAnsi="Arial" w:cs="Arial"/>
            <w:lang w:val="en-US"/>
          </w:rPr>
          <w:t xml:space="preserve"> ROIs were </w:t>
        </w:r>
      </w:ins>
      <w:ins w:id="456" w:author="Pohl, Tobias" w:date="2026-09-25T14:46:00Z">
        <w:r w:rsidR="00FB5674">
          <w:rPr>
            <w:rFonts w:ascii="Arial" w:hAnsi="Arial" w:cs="Arial"/>
            <w:lang w:val="en-US"/>
          </w:rPr>
          <w:t>defined to distinguish</w:t>
        </w:r>
      </w:ins>
      <w:r w:rsidRPr="005752A5">
        <w:rPr>
          <w:rFonts w:ascii="Arial" w:hAnsi="Arial" w:cs="Arial"/>
          <w:lang w:val="en-US"/>
        </w:rPr>
        <w:t xml:space="preserve"> microglia</w:t>
      </w:r>
      <w:ins w:id="457" w:author="Pohl, Tobias" w:date="2026-09-25T14:46:00Z">
        <w:r w:rsidR="00FB5674">
          <w:rPr>
            <w:rFonts w:ascii="Arial" w:hAnsi="Arial" w:cs="Arial"/>
            <w:lang w:val="en-US"/>
          </w:rPr>
          <w:t xml:space="preserve">l </w:t>
        </w:r>
        <w:proofErr w:type="spellStart"/>
        <w:r w:rsidR="00FB5674">
          <w:rPr>
            <w:rFonts w:ascii="Arial" w:hAnsi="Arial" w:cs="Arial"/>
            <w:lang w:val="en-US"/>
          </w:rPr>
          <w:t>somata</w:t>
        </w:r>
      </w:ins>
      <w:proofErr w:type="spellEnd"/>
      <w:del w:id="458" w:author="Pohl, Tobias" w:date="2026-09-25T14:46:00Z">
        <w:r w:rsidRPr="005752A5" w:rsidDel="00FB5674">
          <w:rPr>
            <w:rFonts w:ascii="Arial" w:hAnsi="Arial" w:cs="Arial"/>
            <w:lang w:val="en-US"/>
          </w:rPr>
          <w:delText xml:space="preserve"> were marked</w:delText>
        </w:r>
      </w:del>
      <w:r w:rsidRPr="005752A5">
        <w:rPr>
          <w:rFonts w:ascii="Arial" w:hAnsi="Arial" w:cs="Arial"/>
          <w:lang w:val="en-US"/>
        </w:rPr>
        <w:t xml:space="preserve">, </w:t>
      </w:r>
      <w:ins w:id="459" w:author="Pohl, Tobias" w:date="2026-09-25T14:46:00Z">
        <w:r w:rsidR="00FB5674">
          <w:rPr>
            <w:rFonts w:ascii="Arial" w:hAnsi="Arial" w:cs="Arial"/>
            <w:lang w:val="en-US"/>
          </w:rPr>
          <w:t xml:space="preserve">neuronal soma-enriched layers and neuropil compartments. </w:t>
        </w:r>
      </w:ins>
      <w:del w:id="460" w:author="Pohl, Tobias" w:date="2026-09-25T14:46:00Z">
        <w:r w:rsidRPr="005752A5" w:rsidDel="00FB5674">
          <w:rPr>
            <w:rFonts w:ascii="Arial" w:hAnsi="Arial" w:cs="Arial"/>
            <w:lang w:val="en-US"/>
          </w:rPr>
          <w:delText>as well as the n</w:delText>
        </w:r>
      </w:del>
      <w:ins w:id="461" w:author="Pohl, Tobias" w:date="2026-09-25T14:58:00Z">
        <w:r w:rsidR="00891D46">
          <w:rPr>
            <w:rFonts w:ascii="Arial" w:hAnsi="Arial" w:cs="Arial"/>
            <w:lang w:val="en-US"/>
          </w:rPr>
          <w:t>N</w:t>
        </w:r>
      </w:ins>
      <w:r w:rsidRPr="005752A5">
        <w:rPr>
          <w:rFonts w:ascii="Arial" w:hAnsi="Arial" w:cs="Arial"/>
          <w:lang w:val="en-US"/>
        </w:rPr>
        <w:t xml:space="preserve">europil </w:t>
      </w:r>
      <w:ins w:id="462" w:author="Pohl, Tobias" w:date="2026-09-25T14:58:00Z">
        <w:r w:rsidR="00891D46">
          <w:rPr>
            <w:rFonts w:ascii="Arial" w:hAnsi="Arial" w:cs="Arial"/>
            <w:lang w:val="en-US"/>
          </w:rPr>
          <w:t xml:space="preserve">ROIs were selected from the stratum </w:t>
        </w:r>
        <w:proofErr w:type="spellStart"/>
        <w:r w:rsidR="00891D46">
          <w:rPr>
            <w:rFonts w:ascii="Arial" w:hAnsi="Arial" w:cs="Arial"/>
            <w:lang w:val="en-US"/>
          </w:rPr>
          <w:t>oriens</w:t>
        </w:r>
        <w:proofErr w:type="spellEnd"/>
        <w:r w:rsidR="00891D46">
          <w:rPr>
            <w:rFonts w:ascii="Arial" w:hAnsi="Arial" w:cs="Arial"/>
            <w:lang w:val="en-US"/>
          </w:rPr>
          <w:t xml:space="preserve"> (SO), stratum </w:t>
        </w:r>
        <w:proofErr w:type="spellStart"/>
        <w:r w:rsidR="00891D46">
          <w:rPr>
            <w:rFonts w:ascii="Arial" w:hAnsi="Arial" w:cs="Arial"/>
            <w:lang w:val="en-US"/>
          </w:rPr>
          <w:t>radiatum</w:t>
        </w:r>
        <w:proofErr w:type="spellEnd"/>
        <w:r w:rsidR="00891D46">
          <w:rPr>
            <w:rFonts w:ascii="Arial" w:hAnsi="Arial" w:cs="Arial"/>
            <w:lang w:val="en-US"/>
          </w:rPr>
          <w:t xml:space="preserve"> </w:t>
        </w:r>
      </w:ins>
      <w:del w:id="463" w:author="Pohl, Tobias" w:date="2026-09-25T14:58:00Z">
        <w:r w:rsidRPr="005752A5" w:rsidDel="00891D46">
          <w:rPr>
            <w:rFonts w:ascii="Arial" w:hAnsi="Arial" w:cs="Arial"/>
            <w:lang w:val="en-US"/>
          </w:rPr>
          <w:delText>(subregions so, sr</w:delText>
        </w:r>
      </w:del>
      <w:ins w:id="464" w:author="Pohl, Tobias" w:date="2026-09-25T14:58:00Z">
        <w:r w:rsidR="00891D46">
          <w:rPr>
            <w:rFonts w:ascii="Arial" w:hAnsi="Arial" w:cs="Arial"/>
            <w:lang w:val="en-US"/>
          </w:rPr>
          <w:t>(SR)</w:t>
        </w:r>
      </w:ins>
      <w:r w:rsidRPr="005752A5">
        <w:rPr>
          <w:rFonts w:ascii="Arial" w:hAnsi="Arial" w:cs="Arial"/>
          <w:lang w:val="en-US"/>
        </w:rPr>
        <w:t xml:space="preserve">, </w:t>
      </w:r>
      <w:ins w:id="465" w:author="Pohl, Tobias" w:date="2026-09-25T14:59:00Z">
        <w:r w:rsidR="00891D46">
          <w:rPr>
            <w:rFonts w:ascii="Arial" w:hAnsi="Arial" w:cs="Arial"/>
            <w:lang w:val="en-US"/>
          </w:rPr>
          <w:t xml:space="preserve">and stratum </w:t>
        </w:r>
        <w:proofErr w:type="spellStart"/>
        <w:r w:rsidR="00891D46">
          <w:rPr>
            <w:rFonts w:ascii="Arial" w:hAnsi="Arial" w:cs="Arial"/>
            <w:lang w:val="en-US"/>
          </w:rPr>
          <w:t>lacunosum-moleculare</w:t>
        </w:r>
        <w:proofErr w:type="spellEnd"/>
        <w:r w:rsidR="00891D46">
          <w:rPr>
            <w:rFonts w:ascii="Arial" w:hAnsi="Arial" w:cs="Arial"/>
            <w:lang w:val="en-US"/>
          </w:rPr>
          <w:t xml:space="preserve"> (SLM)</w:t>
        </w:r>
      </w:ins>
      <w:del w:id="466" w:author="Pohl, Tobias" w:date="2026-09-25T14:59:00Z">
        <w:r w:rsidRPr="005752A5" w:rsidDel="00891D46">
          <w:rPr>
            <w:rFonts w:ascii="Arial" w:hAnsi="Arial" w:cs="Arial"/>
            <w:lang w:val="en-US"/>
          </w:rPr>
          <w:delText>slm for</w:delText>
        </w:r>
      </w:del>
      <w:ins w:id="467" w:author="Pohl, Tobias" w:date="2026-09-25T14:59:00Z">
        <w:r w:rsidR="00891D46">
          <w:rPr>
            <w:rFonts w:ascii="Arial" w:hAnsi="Arial" w:cs="Arial"/>
            <w:lang w:val="en-US"/>
          </w:rPr>
          <w:t xml:space="preserve"> of</w:t>
        </w:r>
      </w:ins>
      <w:r w:rsidRPr="005752A5">
        <w:rPr>
          <w:rFonts w:ascii="Arial" w:hAnsi="Arial" w:cs="Arial"/>
          <w:lang w:val="en-US"/>
        </w:rPr>
        <w:t xml:space="preserve"> CA1-CA3</w:t>
      </w:r>
      <w:ins w:id="468" w:author="Pohl, Tobias" w:date="2026-09-25T14:59:00Z">
        <w:r w:rsidR="00891D46">
          <w:rPr>
            <w:rFonts w:ascii="Arial" w:hAnsi="Arial" w:cs="Arial"/>
            <w:lang w:val="en-US"/>
          </w:rPr>
          <w:t>,</w:t>
        </w:r>
      </w:ins>
      <w:r w:rsidRPr="005752A5">
        <w:rPr>
          <w:rFonts w:ascii="Arial" w:hAnsi="Arial" w:cs="Arial"/>
          <w:lang w:val="en-US"/>
        </w:rPr>
        <w:t xml:space="preserve"> and</w:t>
      </w:r>
      <w:ins w:id="469" w:author="Pohl, Tobias" w:date="2026-09-25T14:59:00Z">
        <w:r w:rsidR="00891D46">
          <w:rPr>
            <w:rFonts w:ascii="Arial" w:hAnsi="Arial" w:cs="Arial"/>
            <w:lang w:val="en-US"/>
          </w:rPr>
          <w:t xml:space="preserve"> from the</w:t>
        </w:r>
      </w:ins>
      <w:r w:rsidRPr="005752A5">
        <w:rPr>
          <w:rFonts w:ascii="Arial" w:hAnsi="Arial" w:cs="Arial"/>
          <w:lang w:val="en-US"/>
        </w:rPr>
        <w:t xml:space="preserve"> po</w:t>
      </w:r>
      <w:ins w:id="470" w:author="Pohl, Tobias" w:date="2026-09-25T14:59:00Z">
        <w:r w:rsidR="00891D46">
          <w:rPr>
            <w:rFonts w:ascii="Arial" w:hAnsi="Arial" w:cs="Arial"/>
            <w:lang w:val="en-US"/>
          </w:rPr>
          <w:t xml:space="preserve">lymorphic </w:t>
        </w:r>
      </w:ins>
      <w:ins w:id="471" w:author="Pohl, Tobias" w:date="2026-09-25T15:00:00Z">
        <w:r w:rsidR="00891D46">
          <w:rPr>
            <w:rFonts w:ascii="Arial" w:hAnsi="Arial" w:cs="Arial"/>
            <w:lang w:val="en-US"/>
          </w:rPr>
          <w:t xml:space="preserve">(PO) </w:t>
        </w:r>
      </w:ins>
      <w:ins w:id="472" w:author="Pohl, Tobias" w:date="2026-09-25T14:59:00Z">
        <w:r w:rsidR="00891D46">
          <w:rPr>
            <w:rFonts w:ascii="Arial" w:hAnsi="Arial" w:cs="Arial"/>
            <w:lang w:val="en-US"/>
          </w:rPr>
          <w:t>and molecular</w:t>
        </w:r>
      </w:ins>
      <w:ins w:id="473" w:author="Pohl, Tobias" w:date="2026-09-25T15:00:00Z">
        <w:r w:rsidR="00891D46">
          <w:rPr>
            <w:rFonts w:ascii="Arial" w:hAnsi="Arial" w:cs="Arial"/>
            <w:lang w:val="en-US"/>
          </w:rPr>
          <w:t xml:space="preserve"> (MO)</w:t>
        </w:r>
      </w:ins>
      <w:ins w:id="474" w:author="Pohl, Tobias" w:date="2026-09-25T14:59:00Z">
        <w:r w:rsidR="00891D46">
          <w:rPr>
            <w:rFonts w:ascii="Arial" w:hAnsi="Arial" w:cs="Arial"/>
            <w:lang w:val="en-US"/>
          </w:rPr>
          <w:t xml:space="preserve"> layers </w:t>
        </w:r>
      </w:ins>
      <w:ins w:id="475" w:author="Pohl, Tobias" w:date="2026-09-25T15:00:00Z">
        <w:r w:rsidR="00891D46">
          <w:rPr>
            <w:rFonts w:ascii="Arial" w:hAnsi="Arial" w:cs="Arial"/>
            <w:lang w:val="en-US"/>
          </w:rPr>
          <w:t xml:space="preserve">of the DG, while avoiding neuronal and microglial cell bodies. Neuronal </w:t>
        </w:r>
      </w:ins>
      <w:ins w:id="476" w:author="Pohl, Tobias" w:date="2026-09-25T15:01:00Z">
        <w:r w:rsidR="00891D46">
          <w:rPr>
            <w:rFonts w:ascii="Arial" w:hAnsi="Arial" w:cs="Arial"/>
            <w:lang w:val="en-US"/>
          </w:rPr>
          <w:t xml:space="preserve">soma-enriched ROIs were selected from the stratum </w:t>
        </w:r>
        <w:proofErr w:type="spellStart"/>
        <w:r w:rsidR="00891D46">
          <w:rPr>
            <w:rFonts w:ascii="Arial" w:hAnsi="Arial" w:cs="Arial"/>
            <w:lang w:val="en-US"/>
          </w:rPr>
          <w:t>pyramidale</w:t>
        </w:r>
      </w:ins>
      <w:proofErr w:type="spellEnd"/>
      <w:del w:id="477" w:author="Pohl, Tobias" w:date="2026-09-25T15:00:00Z">
        <w:r w:rsidRPr="005752A5" w:rsidDel="00891D46">
          <w:rPr>
            <w:rFonts w:ascii="Arial" w:hAnsi="Arial" w:cs="Arial"/>
            <w:lang w:val="en-US"/>
          </w:rPr>
          <w:delText xml:space="preserve"> and mo for the DG) which does not contain microglia cell bodies or neuronal cell bodies. </w:delText>
        </w:r>
      </w:del>
      <w:del w:id="478" w:author="Pohl, Tobias" w:date="2026-09-25T15:01:00Z">
        <w:r w:rsidRPr="005752A5" w:rsidDel="00891D46">
          <w:rPr>
            <w:rFonts w:ascii="Arial" w:hAnsi="Arial" w:cs="Arial"/>
            <w:lang w:val="en-US"/>
          </w:rPr>
          <w:delText>For each region, the</w:delText>
        </w:r>
      </w:del>
      <w:r w:rsidRPr="005752A5">
        <w:rPr>
          <w:rFonts w:ascii="Arial" w:hAnsi="Arial" w:cs="Arial"/>
          <w:lang w:val="en-US"/>
        </w:rPr>
        <w:t xml:space="preserve"> </w:t>
      </w:r>
      <w:del w:id="479" w:author="Pohl, Tobias" w:date="2026-09-25T15:01:00Z">
        <w:r w:rsidRPr="005752A5" w:rsidDel="00891D46">
          <w:rPr>
            <w:rFonts w:ascii="Arial" w:hAnsi="Arial" w:cs="Arial"/>
            <w:lang w:val="en-US"/>
          </w:rPr>
          <w:delText>sp</w:delText>
        </w:r>
      </w:del>
      <w:ins w:id="480" w:author="Pohl, Tobias" w:date="2026-09-25T15:01:00Z">
        <w:r w:rsidR="00891D46">
          <w:rPr>
            <w:rFonts w:ascii="Arial" w:hAnsi="Arial" w:cs="Arial"/>
            <w:lang w:val="en-US"/>
          </w:rPr>
          <w:t xml:space="preserve">(SP) of CA1-CA3 and the granule cell layer (SG) </w:t>
        </w:r>
      </w:ins>
      <w:ins w:id="481" w:author="Pohl, Tobias" w:date="2026-09-25T15:02:00Z">
        <w:r w:rsidR="00891D46">
          <w:rPr>
            <w:rFonts w:ascii="Arial" w:hAnsi="Arial" w:cs="Arial"/>
            <w:lang w:val="en-US"/>
          </w:rPr>
          <w:t xml:space="preserve">of the DG. </w:t>
        </w:r>
      </w:ins>
      <w:del w:id="482" w:author="Pohl, Tobias" w:date="2026-09-25T15:02:00Z">
        <w:r w:rsidRPr="005752A5" w:rsidDel="00891D46">
          <w:rPr>
            <w:rFonts w:ascii="Arial" w:hAnsi="Arial" w:cs="Arial"/>
            <w:lang w:val="en-US"/>
          </w:rPr>
          <w:delText xml:space="preserve"> are containing mainly neuronal cell bodies was separately marked. Ultimately</w:delText>
        </w:r>
      </w:del>
      <w:ins w:id="483" w:author="Pohl, Tobias" w:date="2026-09-25T15:02:00Z">
        <w:r w:rsidR="00891D46">
          <w:rPr>
            <w:rFonts w:ascii="Arial" w:hAnsi="Arial" w:cs="Arial"/>
            <w:lang w:val="en-US"/>
          </w:rPr>
          <w:t>Thus</w:t>
        </w:r>
      </w:ins>
      <w:r w:rsidRPr="005752A5">
        <w:rPr>
          <w:rFonts w:ascii="Arial" w:hAnsi="Arial" w:cs="Arial"/>
          <w:lang w:val="en-US"/>
        </w:rPr>
        <w:t xml:space="preserve">, this </w:t>
      </w:r>
      <w:ins w:id="484" w:author="Pohl, Tobias" w:date="2026-09-25T15:03:00Z">
        <w:r w:rsidR="00891D46">
          <w:rPr>
            <w:rFonts w:ascii="Arial" w:hAnsi="Arial" w:cs="Arial"/>
            <w:lang w:val="en-US"/>
          </w:rPr>
          <w:t>sampling strategy enabled spatial separation of neuronal</w:t>
        </w:r>
      </w:ins>
      <w:ins w:id="485" w:author="Pohl, Tobias" w:date="2026-09-25T15:04:00Z">
        <w:r w:rsidR="00891D46">
          <w:rPr>
            <w:rFonts w:ascii="Arial" w:hAnsi="Arial" w:cs="Arial"/>
            <w:lang w:val="en-US"/>
          </w:rPr>
          <w:t xml:space="preserve"> soma-enriched, microglial soma-enriched, and neuropil compartments.</w:t>
        </w:r>
      </w:ins>
      <w:del w:id="486" w:author="Pohl, Tobias" w:date="2026-09-25T15:04:00Z">
        <w:r w:rsidRPr="005752A5" w:rsidDel="00891D46">
          <w:rPr>
            <w:rFonts w:ascii="Arial" w:hAnsi="Arial" w:cs="Arial"/>
            <w:lang w:val="en-US"/>
          </w:rPr>
          <w:delText>approach enabled us to differentiate between neuronal and microglial cell body areas and non-cell body areas, which are predominantly occupied by markers of synapses or signaling.</w:delText>
        </w:r>
      </w:del>
      <w:r w:rsidRPr="005752A5">
        <w:rPr>
          <w:rFonts w:ascii="Arial" w:hAnsi="Arial" w:cs="Arial"/>
          <w:lang w:val="en-US"/>
        </w:rPr>
        <w:t xml:space="preserve"> </w:t>
      </w:r>
      <w:del w:id="487" w:author="Pohl, Tobias" w:date="2026-09-25T15:04:00Z">
        <w:r w:rsidRPr="005752A5" w:rsidDel="00891D46">
          <w:rPr>
            <w:rFonts w:ascii="Arial" w:hAnsi="Arial" w:cs="Arial"/>
            <w:lang w:val="en-US"/>
          </w:rPr>
          <w:delText>Each of the selected regions had an area</w:delText>
        </w:r>
      </w:del>
      <w:ins w:id="488" w:author="Pohl, Tobias" w:date="2026-09-25T15:04:00Z">
        <w:r w:rsidR="00891D46">
          <w:rPr>
            <w:rFonts w:ascii="Arial" w:hAnsi="Arial" w:cs="Arial"/>
            <w:lang w:val="en-US"/>
          </w:rPr>
          <w:t>Individual ROIs covered an area of</w:t>
        </w:r>
      </w:ins>
      <w:del w:id="489" w:author="Pohl, Tobias" w:date="2026-09-25T15:04:00Z">
        <w:r w:rsidRPr="005752A5" w:rsidDel="00891D46">
          <w:rPr>
            <w:rFonts w:ascii="Arial" w:hAnsi="Arial" w:cs="Arial"/>
            <w:lang w:val="en-US"/>
          </w:rPr>
          <w:delText xml:space="preserve"> between</w:delText>
        </w:r>
      </w:del>
      <w:r w:rsidRPr="005752A5">
        <w:rPr>
          <w:rFonts w:ascii="Arial" w:hAnsi="Arial" w:cs="Arial"/>
          <w:lang w:val="en-US"/>
        </w:rPr>
        <w:t xml:space="preserve"> 750</w:t>
      </w:r>
      <w:ins w:id="490" w:author="Pohl, Tobias" w:date="2026-09-25T15:04:00Z">
        <w:r w:rsidR="00891D46">
          <w:rPr>
            <w:rFonts w:ascii="Arial" w:hAnsi="Arial" w:cs="Arial"/>
            <w:lang w:val="en-US"/>
          </w:rPr>
          <w:t>-</w:t>
        </w:r>
      </w:ins>
      <w:del w:id="491" w:author="Pohl, Tobias" w:date="2026-09-25T15:04:00Z">
        <w:r w:rsidRPr="005752A5" w:rsidDel="00891D46">
          <w:rPr>
            <w:rFonts w:ascii="Arial" w:hAnsi="Arial" w:cs="Arial"/>
            <w:lang w:val="en-US"/>
          </w:rPr>
          <w:delText xml:space="preserve"> and </w:delText>
        </w:r>
      </w:del>
      <w:r w:rsidRPr="005752A5">
        <w:rPr>
          <w:rFonts w:ascii="Arial" w:hAnsi="Arial" w:cs="Arial"/>
          <w:lang w:val="en-US"/>
        </w:rPr>
        <w:t>800 um</w:t>
      </w:r>
      <w:r w:rsidRPr="005752A5">
        <w:rPr>
          <w:rFonts w:ascii="Arial" w:hAnsi="Arial" w:cs="Arial"/>
          <w:vertAlign w:val="superscript"/>
          <w:lang w:val="en-US"/>
        </w:rPr>
        <w:t>2</w:t>
      </w:r>
      <w:r w:rsidRPr="005752A5">
        <w:rPr>
          <w:rFonts w:ascii="Arial" w:hAnsi="Arial" w:cs="Arial"/>
          <w:lang w:val="en-US"/>
        </w:rPr>
        <w:t xml:space="preserve">. </w:t>
      </w:r>
      <w:del w:id="492" w:author="Pohl, Tobias" w:date="2026-09-25T15:07:00Z">
        <w:r w:rsidRPr="005752A5" w:rsidDel="00891D46">
          <w:rPr>
            <w:rFonts w:ascii="Arial" w:hAnsi="Arial" w:cs="Arial"/>
            <w:lang w:val="en-US"/>
          </w:rPr>
          <w:delText>Following,</w:delText>
        </w:r>
      </w:del>
      <w:ins w:id="493" w:author="Pohl, Tobias" w:date="2026-09-25T15:07:00Z">
        <w:r w:rsidR="00891D46">
          <w:rPr>
            <w:rFonts w:ascii="Arial" w:hAnsi="Arial" w:cs="Arial"/>
            <w:lang w:val="en-US"/>
          </w:rPr>
          <w:t xml:space="preserve">ROIs were subsequently exported from </w:t>
        </w:r>
        <w:proofErr w:type="spellStart"/>
        <w:r w:rsidR="00891D46">
          <w:rPr>
            <w:rFonts w:ascii="Arial" w:hAnsi="Arial" w:cs="Arial"/>
            <w:lang w:val="en-US"/>
          </w:rPr>
          <w:t>QuPath</w:t>
        </w:r>
        <w:proofErr w:type="spellEnd"/>
        <w:r w:rsidR="00891D46">
          <w:rPr>
            <w:rFonts w:ascii="Arial" w:hAnsi="Arial" w:cs="Arial"/>
            <w:lang w:val="en-US"/>
          </w:rPr>
          <w:t xml:space="preserve"> and converted using </w:t>
        </w:r>
      </w:ins>
      <w:del w:id="494" w:author="Pohl, Tobias" w:date="2026-09-25T15:07:00Z">
        <w:r w:rsidRPr="005752A5" w:rsidDel="00891D46">
          <w:rPr>
            <w:rFonts w:ascii="Arial" w:hAnsi="Arial" w:cs="Arial"/>
            <w:lang w:val="en-US"/>
          </w:rPr>
          <w:delText xml:space="preserve"> the markers with reference points were exported</w:delText>
        </w:r>
        <w:r w:rsidR="00BE5654" w:rsidRPr="005752A5" w:rsidDel="00891D46">
          <w:rPr>
            <w:rFonts w:ascii="Arial" w:hAnsi="Arial" w:cs="Arial"/>
            <w:lang w:val="en-US"/>
          </w:rPr>
          <w:delText xml:space="preserve"> and converted using </w:delText>
        </w:r>
      </w:del>
      <w:r w:rsidR="00BE5654" w:rsidRPr="005752A5">
        <w:rPr>
          <w:rFonts w:ascii="Arial" w:hAnsi="Arial" w:cs="Arial"/>
          <w:lang w:val="en-US"/>
        </w:rPr>
        <w:t>a previously described workflow</w:t>
      </w:r>
      <w:r w:rsidR="00BE5654" w:rsidRPr="005752A5">
        <w:rPr>
          <w:rFonts w:ascii="Arial" w:hAnsi="Arial" w:cs="Arial"/>
          <w:lang w:val="en-US"/>
        </w:rPr>
        <w:fldChar w:fldCharType="begin"/>
      </w:r>
      <w:r w:rsidR="00EA711D" w:rsidRPr="005752A5">
        <w:rPr>
          <w:rFonts w:ascii="Arial" w:hAnsi="Arial" w:cs="Arial"/>
          <w:lang w:val="en-US"/>
        </w:rPr>
        <w:instrText xml:space="preserve"> ADDIN ZOTERO_ITEM CSL_CITATION {"citationID":"ETTDJ5pQ","properties":{"formattedCitation":"\\super 17\\nosupersub{}","plainCitation":"17","noteIndex":0},"citationItems":[{"id":1277,"uris":["http://zotero.org/users/9621701/items/7EKXLCXJ"],"itemData":{"id":1277,"type":"article-journal","abstract":"Spatial proteomics combining microscopy-based cell phenotyping with ultrasensitive mass-spectrometry-based proteomics is an emerging and powerful concept to study cell function and heterogeneity in (patho)physiology. However, optimized workflows that preserve morphological information for phenotype discovery and maximize proteome coverage of few or even single cells from laser microdissected tissue are currently lacking. Here, we report a robust and scalable workflow for the proteomic analysis of ultra-low-input archival material. Benchmarking in murine liver resulted in up to 2,000 quantified proteins from single hepatocyte contours and nearly 5,000 proteins from 50-cell regions. Applied to human tonsil, we profiled 146 microregions including T and B lymphocyte niches and quantified cell-type-specific markers, cytokines, and transcription factors. These data also highlighted proteome dynamics within activated germinal centers, illuminating sites undergoing B cell proliferation and somatic hypermutation. This approach has broad implications in biomedicine, including early disease profiling and drug target and biomarker discovery. A record of this paper's transparent peer review process is included in the supplemental information.","container-title":"Cell Systems","DOI":"10.1016/j.cels.2023.10.003","ISSN":"2405-4720","issue":"11","journalAbbreviation":"Cell Syst","language":"eng","note":"PMID: 37909047","page":"1002-1014.e5","source":"PubMed","title":"A framework for ultra-low-input spatial tissue proteomics","volume":"14","author":[{"family":"Makhmut","given":"Anuar"},{"family":"Qin","given":"Di"},{"family":"Fritzsche","given":"Sonja"},{"family":"Nimo","given":"Jose"},{"family":"König","given":"Janett"},{"family":"Coscia","given":"Fabian"}],"issued":{"date-parts":[["2023",11,15]]}}}],"schema":"https://github.com/citation-style-language/schema/raw/master/csl-citation.json"} </w:instrText>
      </w:r>
      <w:r w:rsidR="00BE5654" w:rsidRPr="005752A5">
        <w:rPr>
          <w:rFonts w:ascii="Arial" w:hAnsi="Arial" w:cs="Arial"/>
          <w:lang w:val="en-US"/>
        </w:rPr>
        <w:fldChar w:fldCharType="separate"/>
      </w:r>
      <w:r w:rsidR="00EA711D" w:rsidRPr="005752A5">
        <w:rPr>
          <w:rFonts w:ascii="Arial" w:hAnsi="Arial" w:cs="Arial"/>
          <w:szCs w:val="24"/>
          <w:vertAlign w:val="superscript"/>
          <w:lang w:val="en-US"/>
        </w:rPr>
        <w:t>17</w:t>
      </w:r>
      <w:r w:rsidR="00BE5654" w:rsidRPr="005752A5">
        <w:rPr>
          <w:rFonts w:ascii="Arial" w:hAnsi="Arial" w:cs="Arial"/>
          <w:lang w:val="en-US"/>
        </w:rPr>
        <w:fldChar w:fldCharType="end"/>
      </w:r>
      <w:r w:rsidRPr="005752A5">
        <w:rPr>
          <w:rFonts w:ascii="Arial" w:hAnsi="Arial" w:cs="Arial"/>
          <w:lang w:val="en-US"/>
        </w:rPr>
        <w:t xml:space="preserve"> for </w:t>
      </w:r>
      <w:del w:id="495" w:author="Pohl, Tobias" w:date="2026-09-25T15:07:00Z">
        <w:r w:rsidRPr="005752A5" w:rsidDel="00D76085">
          <w:rPr>
            <w:rFonts w:ascii="Arial" w:hAnsi="Arial" w:cs="Arial"/>
            <w:lang w:val="en-US"/>
          </w:rPr>
          <w:delText>further processing</w:delText>
        </w:r>
      </w:del>
      <w:ins w:id="496" w:author="Pohl, Tobias" w:date="2026-09-25T15:07:00Z">
        <w:r w:rsidR="00D76085">
          <w:rPr>
            <w:rFonts w:ascii="Arial" w:hAnsi="Arial" w:cs="Arial"/>
            <w:lang w:val="en-US"/>
          </w:rPr>
          <w:t>downstream pro</w:t>
        </w:r>
      </w:ins>
      <w:ins w:id="497" w:author="Pohl, Tobias" w:date="2026-09-25T15:08:00Z">
        <w:r w:rsidR="00D76085">
          <w:rPr>
            <w:rFonts w:ascii="Arial" w:hAnsi="Arial" w:cs="Arial"/>
            <w:lang w:val="en-US"/>
          </w:rPr>
          <w:t>cessing</w:t>
        </w:r>
      </w:ins>
      <w:r w:rsidR="00BE5654" w:rsidRPr="005752A5">
        <w:rPr>
          <w:rFonts w:ascii="Arial" w:hAnsi="Arial" w:cs="Arial"/>
          <w:lang w:val="en-US"/>
        </w:rPr>
        <w:t>.</w:t>
      </w:r>
    </w:p>
    <w:p w14:paraId="40AC30CC" w14:textId="58CE52B8" w:rsidR="008B0AF4" w:rsidRPr="005752A5" w:rsidRDefault="008B0AF4" w:rsidP="00EA5C96">
      <w:pPr>
        <w:spacing w:line="360" w:lineRule="auto"/>
        <w:rPr>
          <w:rFonts w:ascii="Arial" w:hAnsi="Arial" w:cs="Arial"/>
          <w:lang w:val="en-US"/>
        </w:rPr>
      </w:pPr>
      <w:r w:rsidRPr="005752A5">
        <w:rPr>
          <w:rFonts w:ascii="Arial" w:hAnsi="Arial" w:cs="Arial"/>
          <w:lang w:val="en-US"/>
        </w:rPr>
        <w:lastRenderedPageBreak/>
        <w:t xml:space="preserve">2.5.3.2 </w:t>
      </w:r>
      <w:r w:rsidR="003A43F1" w:rsidRPr="005752A5">
        <w:rPr>
          <w:rFonts w:ascii="Arial" w:hAnsi="Arial" w:cs="Arial"/>
          <w:lang w:val="en-US"/>
        </w:rPr>
        <w:t>Laser Microdissection</w:t>
      </w:r>
      <w:r w:rsidRPr="005752A5">
        <w:rPr>
          <w:rFonts w:ascii="Arial" w:hAnsi="Arial" w:cs="Arial"/>
          <w:lang w:val="en-US"/>
        </w:rPr>
        <w:t xml:space="preserve"> and Proteomics</w:t>
      </w:r>
    </w:p>
    <w:p w14:paraId="2CD32C9B" w14:textId="7B43350B" w:rsidR="007D3317" w:rsidRPr="005752A5" w:rsidRDefault="0003059A" w:rsidP="00EA5C96">
      <w:pPr>
        <w:spacing w:line="360" w:lineRule="auto"/>
        <w:rPr>
          <w:rFonts w:ascii="Arial" w:hAnsi="Arial" w:cs="Arial"/>
          <w:lang w:val="en-US"/>
        </w:rPr>
      </w:pPr>
      <w:r w:rsidRPr="005752A5">
        <w:rPr>
          <w:rFonts w:ascii="Arial" w:hAnsi="Arial" w:cs="Arial"/>
          <w:lang w:val="en-US"/>
        </w:rPr>
        <w:t xml:space="preserve">For each animal, 8 brain slices were processed, with 500 to 800 contours collected for each slice. Contours were cut and sorted into a 384 well plate ( cat no. 0030129547, Eppendorf </w:t>
      </w:r>
      <w:proofErr w:type="spellStart"/>
      <w:r w:rsidRPr="005752A5">
        <w:rPr>
          <w:rFonts w:ascii="Arial" w:hAnsi="Arial" w:cs="Arial"/>
          <w:lang w:val="en-US"/>
        </w:rPr>
        <w:t>twin.tec</w:t>
      </w:r>
      <w:proofErr w:type="spellEnd"/>
      <w:r w:rsidRPr="005752A5">
        <w:rPr>
          <w:rFonts w:ascii="Arial" w:hAnsi="Arial" w:cs="Arial"/>
          <w:lang w:val="en-US"/>
        </w:rPr>
        <w:t xml:space="preserve">® PCR Plate 384 </w:t>
      </w:r>
      <w:proofErr w:type="spellStart"/>
      <w:r w:rsidRPr="005752A5">
        <w:rPr>
          <w:rFonts w:ascii="Arial" w:hAnsi="Arial" w:cs="Arial"/>
          <w:lang w:val="en-US"/>
        </w:rPr>
        <w:t>LoBind</w:t>
      </w:r>
      <w:proofErr w:type="spellEnd"/>
      <w:r w:rsidRPr="005752A5">
        <w:rPr>
          <w:rFonts w:ascii="Arial" w:hAnsi="Arial" w:cs="Arial"/>
          <w:lang w:val="en-US"/>
        </w:rPr>
        <w:t>®, Eppendorf, Hamburg, Germany). Collected tissue was stored at 4°C until further processing. Sample preparation for LC-MS was initiated with the</w:t>
      </w:r>
      <w:r w:rsidR="00842797" w:rsidRPr="005752A5">
        <w:rPr>
          <w:rFonts w:ascii="Arial" w:hAnsi="Arial" w:cs="Arial"/>
          <w:lang w:val="en-US"/>
        </w:rPr>
        <w:t xml:space="preserve"> </w:t>
      </w:r>
      <w:proofErr w:type="spellStart"/>
      <w:r w:rsidR="00842797" w:rsidRPr="005752A5">
        <w:rPr>
          <w:rFonts w:ascii="Arial" w:hAnsi="Arial" w:cs="Arial"/>
          <w:lang w:val="en-US"/>
        </w:rPr>
        <w:t>denature</w:t>
      </w:r>
      <w:r w:rsidRPr="005752A5">
        <w:rPr>
          <w:rFonts w:ascii="Arial" w:hAnsi="Arial" w:cs="Arial"/>
          <w:lang w:val="en-US"/>
        </w:rPr>
        <w:t>ion</w:t>
      </w:r>
      <w:proofErr w:type="spellEnd"/>
      <w:r w:rsidRPr="005752A5">
        <w:rPr>
          <w:rFonts w:ascii="Arial" w:hAnsi="Arial" w:cs="Arial"/>
          <w:lang w:val="en-US"/>
        </w:rPr>
        <w:t xml:space="preserve"> of proteins</w:t>
      </w:r>
      <w:r w:rsidR="00842797" w:rsidRPr="005752A5">
        <w:rPr>
          <w:rFonts w:ascii="Arial" w:hAnsi="Arial" w:cs="Arial"/>
          <w:lang w:val="en-US"/>
        </w:rPr>
        <w:t xml:space="preserve"> by adding 2 µL of lysis buffer to each sample</w:t>
      </w:r>
      <w:r w:rsidRPr="005752A5">
        <w:rPr>
          <w:rFonts w:ascii="Arial" w:hAnsi="Arial" w:cs="Arial"/>
          <w:lang w:val="en-US"/>
        </w:rPr>
        <w:t xml:space="preserve"> well</w:t>
      </w:r>
      <w:r w:rsidR="00842797" w:rsidRPr="005752A5">
        <w:rPr>
          <w:rFonts w:ascii="Arial" w:hAnsi="Arial" w:cs="Arial"/>
          <w:lang w:val="en-US"/>
        </w:rPr>
        <w:t xml:space="preserve">, followed by incubation at 95°C for 1 hour in a thermocycler. For initial digestion, 4 ng of Lys-C (prepared dilution: </w:t>
      </w:r>
      <w:r w:rsidR="00812D4A" w:rsidRPr="005752A5">
        <w:rPr>
          <w:rFonts w:ascii="Arial" w:hAnsi="Arial" w:cs="Arial"/>
          <w:lang w:val="en-US"/>
        </w:rPr>
        <w:t>2</w:t>
      </w:r>
      <w:r w:rsidR="00842797" w:rsidRPr="005752A5">
        <w:rPr>
          <w:rFonts w:ascii="Arial" w:hAnsi="Arial" w:cs="Arial"/>
          <w:lang w:val="en-US"/>
        </w:rPr>
        <w:t xml:space="preserve"> µL) was added to each well, and the samples were incubated at 37°C for 2 hours in a thermocycler. Subsequently, 6 ng of trypsin (prepared dilution: 1 µL) was added to each well for further digestion, and the samples were incubated at 37°C overnight in a thermocycler. After overnight incubation, the </w:t>
      </w:r>
      <w:r w:rsidR="007D3317" w:rsidRPr="005752A5">
        <w:rPr>
          <w:rFonts w:ascii="Arial" w:hAnsi="Arial" w:cs="Arial"/>
          <w:lang w:val="en-US"/>
        </w:rPr>
        <w:t xml:space="preserve">digest was stopped by spinning the plate for 40 min at 60°C using a </w:t>
      </w:r>
      <w:proofErr w:type="spellStart"/>
      <w:r w:rsidR="007D3317" w:rsidRPr="005752A5">
        <w:rPr>
          <w:rFonts w:ascii="Arial" w:hAnsi="Arial" w:cs="Arial"/>
          <w:lang w:val="en-US"/>
        </w:rPr>
        <w:t>SpeedVac</w:t>
      </w:r>
      <w:proofErr w:type="spellEnd"/>
      <w:r w:rsidR="007D3317" w:rsidRPr="005752A5">
        <w:rPr>
          <w:rFonts w:ascii="Arial" w:hAnsi="Arial" w:cs="Arial"/>
          <w:lang w:val="en-US"/>
        </w:rPr>
        <w:t>.</w:t>
      </w:r>
      <w:r w:rsidR="008E1F03" w:rsidRPr="005752A5">
        <w:rPr>
          <w:rFonts w:ascii="Arial" w:hAnsi="Arial" w:cs="Arial"/>
          <w:lang w:val="en-US"/>
        </w:rPr>
        <w:t xml:space="preserve"> T</w:t>
      </w:r>
      <w:r w:rsidR="007D3317" w:rsidRPr="005752A5">
        <w:rPr>
          <w:rFonts w:ascii="Arial" w:hAnsi="Arial" w:cs="Arial"/>
          <w:lang w:val="en-US"/>
        </w:rPr>
        <w:t xml:space="preserve">he samples were then stored at -20°C until </w:t>
      </w:r>
      <w:proofErr w:type="spellStart"/>
      <w:r w:rsidR="008E1F03" w:rsidRPr="005752A5">
        <w:rPr>
          <w:rFonts w:ascii="Arial" w:hAnsi="Arial" w:cs="Arial"/>
          <w:lang w:val="en-US"/>
        </w:rPr>
        <w:t>Evotip</w:t>
      </w:r>
      <w:proofErr w:type="spellEnd"/>
      <w:r w:rsidR="008E1F03" w:rsidRPr="005752A5">
        <w:rPr>
          <w:rFonts w:ascii="Arial" w:hAnsi="Arial" w:cs="Arial"/>
          <w:lang w:val="en-US"/>
        </w:rPr>
        <w:t xml:space="preserve"> cleaning</w:t>
      </w:r>
      <w:r w:rsidR="007D3317" w:rsidRPr="005752A5">
        <w:rPr>
          <w:rFonts w:ascii="Arial" w:hAnsi="Arial" w:cs="Arial"/>
          <w:lang w:val="en-US"/>
        </w:rPr>
        <w:t>.</w:t>
      </w:r>
    </w:p>
    <w:p w14:paraId="48FCB37C" w14:textId="1E017801" w:rsidR="007D3317" w:rsidRPr="005752A5" w:rsidRDefault="007D3317" w:rsidP="00EA5C96">
      <w:pPr>
        <w:spacing w:line="360" w:lineRule="auto"/>
        <w:rPr>
          <w:rFonts w:ascii="Arial" w:hAnsi="Arial" w:cs="Arial"/>
          <w:lang w:val="en-US"/>
        </w:rPr>
      </w:pPr>
      <w:r w:rsidRPr="005752A5">
        <w:rPr>
          <w:rFonts w:ascii="Arial" w:hAnsi="Arial" w:cs="Arial"/>
          <w:lang w:val="en-US"/>
        </w:rPr>
        <w:t xml:space="preserve">Following the </w:t>
      </w:r>
      <w:r w:rsidR="008E1F03" w:rsidRPr="005752A5">
        <w:rPr>
          <w:rFonts w:ascii="Arial" w:hAnsi="Arial" w:cs="Arial"/>
          <w:lang w:val="en-US"/>
        </w:rPr>
        <w:t xml:space="preserve">preparation of the samples, the samples were dissolved in 10 µL of Buffer A, vortexed, and centrifuged at 700 g for 1 minute. For tip conditioning, 20 µL of Buffer B was added to each tip in </w:t>
      </w:r>
      <w:proofErr w:type="spellStart"/>
      <w:r w:rsidR="008E1F03" w:rsidRPr="005752A5">
        <w:rPr>
          <w:rFonts w:ascii="Arial" w:hAnsi="Arial" w:cs="Arial"/>
          <w:lang w:val="en-US"/>
        </w:rPr>
        <w:t>Evotip</w:t>
      </w:r>
      <w:proofErr w:type="spellEnd"/>
      <w:r w:rsidR="008E1F03" w:rsidRPr="005752A5">
        <w:rPr>
          <w:rFonts w:ascii="Arial" w:hAnsi="Arial" w:cs="Arial"/>
          <w:lang w:val="en-US"/>
        </w:rPr>
        <w:t xml:space="preserve"> Box #2, followed by centrifugation at 700 g for 1 minute. Subsequently, 20 µL of Buffer A was added to each tip, soaked in isopropanol for 10 seconds, and centrifuged again at 700 g for 1 minute. To prevent drying, the tray was transferred to </w:t>
      </w:r>
      <w:proofErr w:type="spellStart"/>
      <w:r w:rsidR="008E1F03" w:rsidRPr="005752A5">
        <w:rPr>
          <w:rFonts w:ascii="Arial" w:hAnsi="Arial" w:cs="Arial"/>
          <w:lang w:val="en-US"/>
        </w:rPr>
        <w:t>Evotip</w:t>
      </w:r>
      <w:proofErr w:type="spellEnd"/>
      <w:r w:rsidR="008E1F03" w:rsidRPr="005752A5">
        <w:rPr>
          <w:rFonts w:ascii="Arial" w:hAnsi="Arial" w:cs="Arial"/>
          <w:lang w:val="en-US"/>
        </w:rPr>
        <w:t xml:space="preserve"> Box #1 containing Buffer A. For sample loading, 10 µL of the dissolved sample was added to the corresponding tips. The sample plate was rinsed with an additional 10 µL of Buffer A, centrifuged, and the rinse was transferred to the corresponding tips. The samples were then centrifuged at 700 g for 1 minute to allow passage through the tips. For tip cleaning, the tray was transferred back to Box #1, where 20 </w:t>
      </w:r>
      <w:bookmarkStart w:id="498" w:name="_Hlk187246347"/>
      <w:r w:rsidR="008E1F03" w:rsidRPr="005752A5">
        <w:rPr>
          <w:rFonts w:ascii="Arial" w:hAnsi="Arial" w:cs="Arial"/>
          <w:lang w:val="en-US"/>
        </w:rPr>
        <w:t>µL</w:t>
      </w:r>
      <w:bookmarkEnd w:id="498"/>
      <w:r w:rsidR="008E1F03" w:rsidRPr="005752A5">
        <w:rPr>
          <w:rFonts w:ascii="Arial" w:hAnsi="Arial" w:cs="Arial"/>
          <w:lang w:val="en-US"/>
        </w:rPr>
        <w:t xml:space="preserve"> of Buffer A was added to the tips. Finally, the tray was moved to Box #2 and centrifuged at 700 g for 1 minute. Following, 100 </w:t>
      </w:r>
      <w:r w:rsidR="00812D4A" w:rsidRPr="005752A5">
        <w:rPr>
          <w:rFonts w:ascii="Arial" w:hAnsi="Arial" w:cs="Arial"/>
          <w:lang w:val="en-US"/>
        </w:rPr>
        <w:t>µL</w:t>
      </w:r>
      <w:r w:rsidR="008E1F03" w:rsidRPr="005752A5">
        <w:rPr>
          <w:rFonts w:ascii="Arial" w:hAnsi="Arial" w:cs="Arial"/>
          <w:lang w:val="en-US"/>
        </w:rPr>
        <w:t xml:space="preserve"> Buffer A were added to the tips and the tips were centrifuged for 15 seconds at 700 g to cover the membrane and prevent drying out. The samples were then stored at 4 °C until further processing.</w:t>
      </w:r>
    </w:p>
    <w:p w14:paraId="457F4FC7" w14:textId="1770CDB5" w:rsidR="00BD6433" w:rsidRPr="005752A5" w:rsidRDefault="00BD6433" w:rsidP="00EA5C96">
      <w:pPr>
        <w:spacing w:line="360" w:lineRule="auto"/>
        <w:rPr>
          <w:rFonts w:ascii="Arial" w:hAnsi="Arial" w:cs="Arial"/>
          <w:b/>
          <w:bCs/>
          <w:lang w:val="en-US"/>
        </w:rPr>
      </w:pPr>
      <w:r w:rsidRPr="005752A5">
        <w:rPr>
          <w:rFonts w:ascii="Arial" w:hAnsi="Arial" w:cs="Arial"/>
          <w:b/>
          <w:bCs/>
          <w:lang w:val="en-US"/>
        </w:rPr>
        <w:t>2.6 Tissue collection</w:t>
      </w:r>
    </w:p>
    <w:p w14:paraId="4A74B309" w14:textId="182CA973" w:rsidR="00BD6433" w:rsidRPr="005752A5" w:rsidRDefault="00BD6433" w:rsidP="00EA5C96">
      <w:pPr>
        <w:spacing w:line="360" w:lineRule="auto"/>
        <w:rPr>
          <w:rFonts w:ascii="Arial" w:hAnsi="Arial" w:cs="Arial"/>
          <w:lang w:val="en-US"/>
        </w:rPr>
      </w:pPr>
      <w:r w:rsidRPr="005752A5">
        <w:rPr>
          <w:rFonts w:ascii="Arial" w:hAnsi="Arial" w:cs="Arial"/>
          <w:lang w:val="en-US"/>
        </w:rPr>
        <w:t>Animals from batches 1-4 were perfused with 4% PFA, animals from batches 5 and 6 were perfused using only PBS.</w:t>
      </w:r>
    </w:p>
    <w:p w14:paraId="1BE52921" w14:textId="78EE53DD" w:rsidR="00AA4B33" w:rsidRPr="005752A5" w:rsidRDefault="00AA4B33" w:rsidP="00EA5C96">
      <w:pPr>
        <w:spacing w:line="360" w:lineRule="auto"/>
        <w:rPr>
          <w:rFonts w:ascii="Arial" w:hAnsi="Arial" w:cs="Arial"/>
          <w:b/>
          <w:bCs/>
          <w:lang w:val="en-US"/>
        </w:rPr>
      </w:pPr>
      <w:r w:rsidRPr="005752A5">
        <w:rPr>
          <w:rFonts w:ascii="Arial" w:hAnsi="Arial" w:cs="Arial"/>
          <w:b/>
          <w:bCs/>
          <w:lang w:val="en-US"/>
        </w:rPr>
        <w:t>2.</w:t>
      </w:r>
      <w:r w:rsidR="00BD6433" w:rsidRPr="005752A5">
        <w:rPr>
          <w:rFonts w:ascii="Arial" w:hAnsi="Arial" w:cs="Arial"/>
          <w:b/>
          <w:bCs/>
          <w:lang w:val="en-US"/>
        </w:rPr>
        <w:t>7</w:t>
      </w:r>
      <w:r w:rsidRPr="005752A5">
        <w:rPr>
          <w:rFonts w:ascii="Arial" w:hAnsi="Arial" w:cs="Arial"/>
          <w:b/>
          <w:bCs/>
          <w:lang w:val="en-US"/>
        </w:rPr>
        <w:t xml:space="preserve"> Statistics</w:t>
      </w:r>
    </w:p>
    <w:p w14:paraId="0CA8C809" w14:textId="5EBA74C4" w:rsidR="00992CFE" w:rsidRPr="005752A5" w:rsidRDefault="00992CFE" w:rsidP="00EA5C96">
      <w:pPr>
        <w:spacing w:line="360" w:lineRule="auto"/>
        <w:rPr>
          <w:rFonts w:ascii="Arial" w:hAnsi="Arial" w:cs="Arial"/>
          <w:lang w:val="en-US"/>
        </w:rPr>
      </w:pPr>
      <w:r w:rsidRPr="005752A5">
        <w:rPr>
          <w:rFonts w:ascii="Arial" w:hAnsi="Arial" w:cs="Arial"/>
          <w:lang w:val="en-US"/>
        </w:rPr>
        <w:t>Behavior</w:t>
      </w:r>
      <w:r w:rsidRPr="005752A5">
        <w:rPr>
          <w:rFonts w:ascii="Arial" w:hAnsi="Arial" w:cs="Arial"/>
          <w:lang w:val="en-US"/>
        </w:rPr>
        <w:br/>
        <w:t>- classical testing</w:t>
      </w:r>
      <w:r w:rsidRPr="005752A5">
        <w:rPr>
          <w:rFonts w:ascii="Arial" w:hAnsi="Arial" w:cs="Arial"/>
          <w:lang w:val="en-US"/>
        </w:rPr>
        <w:br/>
        <w:t xml:space="preserve">- </w:t>
      </w:r>
      <w:proofErr w:type="spellStart"/>
      <w:r w:rsidRPr="005752A5">
        <w:rPr>
          <w:rFonts w:ascii="Arial" w:hAnsi="Arial" w:cs="Arial"/>
          <w:lang w:val="en-US"/>
        </w:rPr>
        <w:t>homecage</w:t>
      </w:r>
      <w:proofErr w:type="spellEnd"/>
      <w:r w:rsidRPr="005752A5">
        <w:rPr>
          <w:rFonts w:ascii="Arial" w:hAnsi="Arial" w:cs="Arial"/>
          <w:lang w:val="en-US"/>
        </w:rPr>
        <w:t xml:space="preserve"> testing</w:t>
      </w:r>
    </w:p>
    <w:p w14:paraId="75B498F3" w14:textId="6D147833" w:rsidR="00AC15D2" w:rsidRPr="005752A5" w:rsidRDefault="00992CFE" w:rsidP="00EA5C96">
      <w:pPr>
        <w:spacing w:line="360" w:lineRule="auto"/>
        <w:rPr>
          <w:rFonts w:ascii="Arial" w:hAnsi="Arial" w:cs="Arial"/>
          <w:lang w:val="en-US"/>
        </w:rPr>
      </w:pPr>
      <w:proofErr w:type="spellStart"/>
      <w:r w:rsidRPr="005752A5">
        <w:rPr>
          <w:rFonts w:ascii="Arial" w:hAnsi="Arial" w:cs="Arial"/>
          <w:lang w:val="en-US"/>
        </w:rPr>
        <w:lastRenderedPageBreak/>
        <w:t>Homecage</w:t>
      </w:r>
      <w:proofErr w:type="spellEnd"/>
      <w:r w:rsidRPr="005752A5">
        <w:rPr>
          <w:rFonts w:ascii="Arial" w:hAnsi="Arial" w:cs="Arial"/>
          <w:lang w:val="en-US"/>
        </w:rPr>
        <w:t xml:space="preserve"> behavior was analy</w:t>
      </w:r>
      <w:r w:rsidR="00AC15D2" w:rsidRPr="005752A5">
        <w:rPr>
          <w:rFonts w:ascii="Arial" w:hAnsi="Arial" w:cs="Arial"/>
          <w:lang w:val="en-US"/>
        </w:rPr>
        <w:t>z</w:t>
      </w:r>
      <w:r w:rsidRPr="005752A5">
        <w:rPr>
          <w:rFonts w:ascii="Arial" w:hAnsi="Arial" w:cs="Arial"/>
          <w:lang w:val="en-US"/>
        </w:rPr>
        <w:t xml:space="preserve">ed </w:t>
      </w:r>
      <w:ins w:id="499" w:author="Pohl, Tobias" w:date="2026-09-25T15:44:00Z">
        <w:r w:rsidR="007E1796">
          <w:rPr>
            <w:rFonts w:ascii="Arial" w:hAnsi="Arial" w:cs="Arial"/>
            <w:lang w:val="en-US"/>
          </w:rPr>
          <w:t xml:space="preserve">at both the initial response and longitudinal levels. </w:t>
        </w:r>
      </w:ins>
      <w:r w:rsidR="00AC15D2" w:rsidRPr="005752A5">
        <w:rPr>
          <w:rFonts w:ascii="Arial" w:hAnsi="Arial" w:cs="Arial"/>
          <w:lang w:val="en-US"/>
        </w:rPr>
        <w:t xml:space="preserve">by </w:t>
      </w:r>
      <w:r w:rsidRPr="005752A5">
        <w:rPr>
          <w:rFonts w:ascii="Arial" w:hAnsi="Arial" w:cs="Arial"/>
          <w:lang w:val="en-US"/>
        </w:rPr>
        <w:t xml:space="preserve">fitting linear mixed-effects models using the </w:t>
      </w:r>
      <w:proofErr w:type="spellStart"/>
      <w:r w:rsidR="00AC15D2" w:rsidRPr="005752A5">
        <w:rPr>
          <w:rFonts w:ascii="Arial" w:hAnsi="Arial" w:cs="Arial"/>
          <w:lang w:val="en-US"/>
        </w:rPr>
        <w:t>lmerTest</w:t>
      </w:r>
      <w:proofErr w:type="spellEnd"/>
      <w:r w:rsidR="00AC15D2" w:rsidRPr="005752A5">
        <w:rPr>
          <w:rFonts w:ascii="Arial" w:hAnsi="Arial" w:cs="Arial"/>
          <w:lang w:val="en-US"/>
        </w:rPr>
        <w:t xml:space="preserve"> package on 30 minute bins of activity</w:t>
      </w:r>
      <w:r w:rsidRPr="005752A5">
        <w:rPr>
          <w:rFonts w:ascii="Arial" w:hAnsi="Arial" w:cs="Arial"/>
          <w:lang w:val="en-US"/>
        </w:rPr>
        <w:t xml:space="preserve">. To account for repeated measures and individual variability, random effects were incorporated on the animal level. Pair-wise post-hoc comparisons between groups were performed using the using the </w:t>
      </w:r>
      <w:proofErr w:type="spellStart"/>
      <w:r w:rsidRPr="005752A5">
        <w:rPr>
          <w:rFonts w:ascii="Arial" w:hAnsi="Arial" w:cs="Arial"/>
          <w:lang w:val="en-US"/>
        </w:rPr>
        <w:t>emmeans</w:t>
      </w:r>
      <w:proofErr w:type="spellEnd"/>
      <w:r w:rsidRPr="005752A5">
        <w:rPr>
          <w:rFonts w:ascii="Arial" w:hAnsi="Arial" w:cs="Arial"/>
          <w:lang w:val="en-US"/>
        </w:rPr>
        <w:t xml:space="preserve"> function from the </w:t>
      </w:r>
      <w:proofErr w:type="spellStart"/>
      <w:r w:rsidRPr="005752A5">
        <w:rPr>
          <w:rFonts w:ascii="Arial" w:hAnsi="Arial" w:cs="Arial"/>
          <w:lang w:val="en-US"/>
        </w:rPr>
        <w:t>emmeans</w:t>
      </w:r>
      <w:proofErr w:type="spellEnd"/>
      <w:r w:rsidRPr="005752A5">
        <w:rPr>
          <w:rFonts w:ascii="Arial" w:hAnsi="Arial" w:cs="Arial"/>
          <w:lang w:val="en-US"/>
        </w:rPr>
        <w:t xml:space="preserve"> package</w:t>
      </w:r>
      <w:r w:rsidR="00AC15D2" w:rsidRPr="005752A5">
        <w:rPr>
          <w:rFonts w:ascii="Arial" w:hAnsi="Arial" w:cs="Arial"/>
          <w:lang w:val="en-US"/>
        </w:rPr>
        <w:t>.</w:t>
      </w:r>
      <w:r w:rsidR="00AC15D2" w:rsidRPr="005752A5">
        <w:rPr>
          <w:rFonts w:ascii="Arial" w:hAnsi="Arial" w:cs="Arial"/>
          <w:lang w:val="en-US"/>
        </w:rPr>
        <w:br/>
        <w:t xml:space="preserve">All data was visualized using ggplot2, </w:t>
      </w:r>
      <w:proofErr w:type="spellStart"/>
      <w:r w:rsidR="00AC15D2" w:rsidRPr="005752A5">
        <w:rPr>
          <w:rFonts w:ascii="Arial" w:hAnsi="Arial" w:cs="Arial"/>
          <w:lang w:val="en-US"/>
        </w:rPr>
        <w:t>cowplot</w:t>
      </w:r>
      <w:proofErr w:type="spellEnd"/>
      <w:r w:rsidR="00AC15D2" w:rsidRPr="005752A5">
        <w:rPr>
          <w:rFonts w:ascii="Arial" w:hAnsi="Arial" w:cs="Arial"/>
          <w:lang w:val="en-US"/>
        </w:rPr>
        <w:t xml:space="preserve">, </w:t>
      </w:r>
      <w:proofErr w:type="spellStart"/>
      <w:r w:rsidR="00AC15D2" w:rsidRPr="005752A5">
        <w:rPr>
          <w:rFonts w:ascii="Arial" w:hAnsi="Arial" w:cs="Arial"/>
          <w:lang w:val="en-US"/>
        </w:rPr>
        <w:t>tidyr</w:t>
      </w:r>
      <w:proofErr w:type="spellEnd"/>
      <w:r w:rsidR="00AC15D2" w:rsidRPr="005752A5">
        <w:rPr>
          <w:rFonts w:ascii="Arial" w:hAnsi="Arial" w:cs="Arial"/>
          <w:lang w:val="en-US"/>
        </w:rPr>
        <w:t xml:space="preserve">, and </w:t>
      </w:r>
      <w:proofErr w:type="spellStart"/>
      <w:r w:rsidR="00AC15D2" w:rsidRPr="005752A5">
        <w:rPr>
          <w:rFonts w:ascii="Arial" w:hAnsi="Arial" w:cs="Arial"/>
          <w:lang w:val="en-US"/>
        </w:rPr>
        <w:t>gridExtra</w:t>
      </w:r>
      <w:proofErr w:type="spellEnd"/>
      <w:r w:rsidR="00AC15D2" w:rsidRPr="005752A5">
        <w:rPr>
          <w:rFonts w:ascii="Arial" w:hAnsi="Arial" w:cs="Arial"/>
          <w:lang w:val="en-US"/>
        </w:rPr>
        <w:t xml:space="preserve"> packages</w:t>
      </w:r>
    </w:p>
    <w:p w14:paraId="27FCA7EC" w14:textId="77777777" w:rsidR="001A668F" w:rsidRPr="005752A5" w:rsidRDefault="001A668F" w:rsidP="00EA5C96">
      <w:pPr>
        <w:spacing w:line="360" w:lineRule="auto"/>
        <w:rPr>
          <w:rFonts w:ascii="Arial" w:hAnsi="Arial" w:cs="Arial"/>
          <w:lang w:val="en-US"/>
        </w:rPr>
      </w:pPr>
      <w:r w:rsidRPr="005752A5">
        <w:rPr>
          <w:rFonts w:ascii="Arial" w:hAnsi="Arial" w:cs="Arial"/>
          <w:lang w:val="en-US"/>
        </w:rPr>
        <w:br w:type="page"/>
      </w:r>
    </w:p>
    <w:p w14:paraId="24A40AD1" w14:textId="77777777" w:rsidR="001A668F" w:rsidRPr="005752A5" w:rsidRDefault="001A668F" w:rsidP="00EA5C96">
      <w:pPr>
        <w:spacing w:line="360" w:lineRule="auto"/>
        <w:rPr>
          <w:rFonts w:ascii="Arial" w:hAnsi="Arial" w:cs="Arial"/>
          <w:lang w:val="en-US"/>
        </w:rPr>
      </w:pPr>
    </w:p>
    <w:p w14:paraId="5AAC7914" w14:textId="77777777" w:rsidR="001A668F" w:rsidRPr="005752A5" w:rsidRDefault="001A668F" w:rsidP="00EA5C96">
      <w:pPr>
        <w:spacing w:line="360" w:lineRule="auto"/>
        <w:rPr>
          <w:rFonts w:ascii="Arial" w:hAnsi="Arial" w:cs="Arial"/>
          <w:lang w:val="en-US"/>
        </w:rPr>
      </w:pPr>
      <w:r w:rsidRPr="005752A5">
        <w:rPr>
          <w:rFonts w:ascii="Arial" w:hAnsi="Arial" w:cs="Arial"/>
          <w:lang w:val="en-US"/>
        </w:rPr>
        <w:br w:type="page"/>
      </w:r>
    </w:p>
    <w:p w14:paraId="4CF3FE9B" w14:textId="4AC82C49" w:rsidR="001A668F" w:rsidRPr="005752A5" w:rsidRDefault="001A668F" w:rsidP="00EA5C96">
      <w:pPr>
        <w:spacing w:line="360" w:lineRule="auto"/>
        <w:rPr>
          <w:rFonts w:ascii="Arial" w:hAnsi="Arial" w:cs="Arial"/>
          <w:lang w:val="en-US"/>
        </w:rPr>
      </w:pPr>
    </w:p>
    <w:p w14:paraId="12F2884C" w14:textId="75CCB56D" w:rsidR="003F010B" w:rsidRPr="005752A5" w:rsidRDefault="003F010B" w:rsidP="00EA5C96">
      <w:pPr>
        <w:spacing w:line="360" w:lineRule="auto"/>
        <w:rPr>
          <w:rFonts w:ascii="Arial" w:hAnsi="Arial" w:cs="Arial"/>
          <w:lang w:val="en-US"/>
        </w:rPr>
      </w:pPr>
      <w:r w:rsidRPr="005752A5">
        <w:rPr>
          <w:rFonts w:ascii="Arial" w:hAnsi="Arial" w:cs="Arial"/>
          <w:lang w:val="en-US"/>
        </w:rPr>
        <w:t>References</w:t>
      </w:r>
    </w:p>
    <w:p w14:paraId="26C96E58" w14:textId="77777777" w:rsidR="00EA711D" w:rsidRPr="005752A5" w:rsidRDefault="003F010B" w:rsidP="00EA711D">
      <w:pPr>
        <w:pStyle w:val="Bibliography"/>
        <w:rPr>
          <w:rFonts w:ascii="Arial" w:hAnsi="Arial" w:cs="Arial"/>
          <w:lang w:val="en-US"/>
        </w:rPr>
      </w:pPr>
      <w:r w:rsidRPr="005752A5">
        <w:rPr>
          <w:rFonts w:ascii="Arial" w:hAnsi="Arial" w:cs="Arial"/>
          <w:lang w:val="en-US"/>
        </w:rPr>
        <w:fldChar w:fldCharType="begin"/>
      </w:r>
      <w:r w:rsidR="00201B3E" w:rsidRPr="005752A5">
        <w:rPr>
          <w:rFonts w:ascii="Arial" w:hAnsi="Arial" w:cs="Arial"/>
          <w:lang w:val="en-US"/>
        </w:rPr>
        <w:instrText xml:space="preserve"> ADDIN ZOTERO_BIBL {"uncited":[],"omitted":[],"custom":[]} CSL_BIBLIOGRAPHY </w:instrText>
      </w:r>
      <w:r w:rsidRPr="005752A5">
        <w:rPr>
          <w:rFonts w:ascii="Arial" w:hAnsi="Arial" w:cs="Arial"/>
          <w:lang w:val="en-US"/>
        </w:rPr>
        <w:fldChar w:fldCharType="separate"/>
      </w:r>
      <w:r w:rsidR="00EA711D" w:rsidRPr="005752A5">
        <w:rPr>
          <w:rFonts w:ascii="Arial" w:hAnsi="Arial" w:cs="Arial"/>
          <w:lang w:val="en-US"/>
        </w:rPr>
        <w:t>1.</w:t>
      </w:r>
      <w:r w:rsidR="00EA711D" w:rsidRPr="005752A5">
        <w:rPr>
          <w:rFonts w:ascii="Arial" w:hAnsi="Arial" w:cs="Arial"/>
          <w:lang w:val="en-US"/>
        </w:rPr>
        <w:tab/>
        <w:t xml:space="preserve">Kessler, R. C. </w:t>
      </w:r>
      <w:r w:rsidR="00EA711D" w:rsidRPr="005752A5">
        <w:rPr>
          <w:rFonts w:ascii="Arial" w:hAnsi="Arial" w:cs="Arial"/>
          <w:i/>
          <w:iCs/>
          <w:lang w:val="en-US"/>
        </w:rPr>
        <w:t>et al.</w:t>
      </w:r>
      <w:r w:rsidR="00EA711D" w:rsidRPr="005752A5">
        <w:rPr>
          <w:rFonts w:ascii="Arial" w:hAnsi="Arial" w:cs="Arial"/>
          <w:lang w:val="en-US"/>
        </w:rPr>
        <w:t xml:space="preserve"> Lifetime Prevalence and Age-of-Onset Distributions of DSM-IV Disorders in the National Comorbidity Survey Replication. </w:t>
      </w:r>
      <w:r w:rsidR="00EA711D" w:rsidRPr="005752A5">
        <w:rPr>
          <w:rFonts w:ascii="Arial" w:hAnsi="Arial" w:cs="Arial"/>
          <w:i/>
          <w:iCs/>
          <w:lang w:val="en-US"/>
        </w:rPr>
        <w:t>Arch. Gen. Psychiatry</w:t>
      </w:r>
      <w:r w:rsidR="00EA711D" w:rsidRPr="005752A5">
        <w:rPr>
          <w:rFonts w:ascii="Arial" w:hAnsi="Arial" w:cs="Arial"/>
          <w:lang w:val="en-US"/>
        </w:rPr>
        <w:t xml:space="preserve"> </w:t>
      </w:r>
      <w:r w:rsidR="00EA711D" w:rsidRPr="005752A5">
        <w:rPr>
          <w:rFonts w:ascii="Arial" w:hAnsi="Arial" w:cs="Arial"/>
          <w:b/>
          <w:bCs/>
          <w:lang w:val="en-US"/>
        </w:rPr>
        <w:t>62</w:t>
      </w:r>
      <w:r w:rsidR="00EA711D" w:rsidRPr="005752A5">
        <w:rPr>
          <w:rFonts w:ascii="Arial" w:hAnsi="Arial" w:cs="Arial"/>
          <w:lang w:val="en-US"/>
        </w:rPr>
        <w:t>, 593–602 (2005).</w:t>
      </w:r>
    </w:p>
    <w:p w14:paraId="189AFF23" w14:textId="77777777" w:rsidR="00EA711D" w:rsidRPr="005752A5" w:rsidRDefault="00EA711D" w:rsidP="00EA711D">
      <w:pPr>
        <w:pStyle w:val="Bibliography"/>
        <w:rPr>
          <w:rFonts w:ascii="Arial" w:hAnsi="Arial" w:cs="Arial"/>
          <w:lang w:val="en-US"/>
        </w:rPr>
      </w:pPr>
      <w:r w:rsidRPr="005752A5">
        <w:rPr>
          <w:rFonts w:ascii="Arial" w:hAnsi="Arial" w:cs="Arial"/>
          <w:lang w:val="en-US"/>
        </w:rPr>
        <w:t>2.</w:t>
      </w:r>
      <w:r w:rsidRPr="005752A5">
        <w:rPr>
          <w:rFonts w:ascii="Arial" w:hAnsi="Arial" w:cs="Arial"/>
          <w:lang w:val="en-US"/>
        </w:rPr>
        <w:tab/>
        <w:t xml:space="preserve">McEwen, B. S. &amp; Gianaros, P. J. Stress- and allostasis-induced brain plasticity. </w:t>
      </w:r>
      <w:r w:rsidRPr="005752A5">
        <w:rPr>
          <w:rFonts w:ascii="Arial" w:hAnsi="Arial" w:cs="Arial"/>
          <w:i/>
          <w:iCs/>
          <w:lang w:val="en-US"/>
        </w:rPr>
        <w:t>Annu. Rev. Med.</w:t>
      </w:r>
      <w:r w:rsidRPr="005752A5">
        <w:rPr>
          <w:rFonts w:ascii="Arial" w:hAnsi="Arial" w:cs="Arial"/>
          <w:lang w:val="en-US"/>
        </w:rPr>
        <w:t xml:space="preserve"> </w:t>
      </w:r>
      <w:r w:rsidRPr="005752A5">
        <w:rPr>
          <w:rFonts w:ascii="Arial" w:hAnsi="Arial" w:cs="Arial"/>
          <w:b/>
          <w:bCs/>
          <w:lang w:val="en-US"/>
        </w:rPr>
        <w:t>62</w:t>
      </w:r>
      <w:r w:rsidRPr="005752A5">
        <w:rPr>
          <w:rFonts w:ascii="Arial" w:hAnsi="Arial" w:cs="Arial"/>
          <w:lang w:val="en-US"/>
        </w:rPr>
        <w:t>, 431–445 (2011).</w:t>
      </w:r>
    </w:p>
    <w:p w14:paraId="0D3A9B0A" w14:textId="77777777" w:rsidR="00EA711D" w:rsidRPr="005752A5" w:rsidRDefault="00EA711D" w:rsidP="00EA711D">
      <w:pPr>
        <w:pStyle w:val="Bibliography"/>
        <w:rPr>
          <w:rFonts w:ascii="Arial" w:hAnsi="Arial" w:cs="Arial"/>
          <w:lang w:val="en-US"/>
        </w:rPr>
      </w:pPr>
      <w:r w:rsidRPr="005752A5">
        <w:rPr>
          <w:rFonts w:ascii="Arial" w:hAnsi="Arial" w:cs="Arial"/>
          <w:lang w:val="en-US"/>
        </w:rPr>
        <w:t>3.</w:t>
      </w:r>
      <w:r w:rsidRPr="005752A5">
        <w:rPr>
          <w:rFonts w:ascii="Arial" w:hAnsi="Arial" w:cs="Arial"/>
          <w:lang w:val="en-US"/>
        </w:rPr>
        <w:tab/>
        <w:t xml:space="preserve">Joëls, M., Karst, H., Krugers, H. J. &amp; Lucassen, P. J. Chronic stress: Implications for neuronal morphology, function and neurogenesis. </w:t>
      </w:r>
      <w:r w:rsidRPr="005752A5">
        <w:rPr>
          <w:rFonts w:ascii="Arial" w:hAnsi="Arial" w:cs="Arial"/>
          <w:i/>
          <w:iCs/>
          <w:lang w:val="en-US"/>
        </w:rPr>
        <w:t>Front. Neuroendocrinol.</w:t>
      </w:r>
      <w:r w:rsidRPr="005752A5">
        <w:rPr>
          <w:rFonts w:ascii="Arial" w:hAnsi="Arial" w:cs="Arial"/>
          <w:lang w:val="en-US"/>
        </w:rPr>
        <w:t xml:space="preserve"> </w:t>
      </w:r>
      <w:r w:rsidRPr="005752A5">
        <w:rPr>
          <w:rFonts w:ascii="Arial" w:hAnsi="Arial" w:cs="Arial"/>
          <w:b/>
          <w:bCs/>
          <w:lang w:val="en-US"/>
        </w:rPr>
        <w:t>28</w:t>
      </w:r>
      <w:r w:rsidRPr="005752A5">
        <w:rPr>
          <w:rFonts w:ascii="Arial" w:hAnsi="Arial" w:cs="Arial"/>
          <w:lang w:val="en-US"/>
        </w:rPr>
        <w:t>, 72–96 (2007).</w:t>
      </w:r>
    </w:p>
    <w:p w14:paraId="1C5A8063" w14:textId="77777777" w:rsidR="00EA711D" w:rsidRPr="005752A5" w:rsidRDefault="00EA711D" w:rsidP="00EA711D">
      <w:pPr>
        <w:pStyle w:val="Bibliography"/>
        <w:rPr>
          <w:rFonts w:ascii="Arial" w:hAnsi="Arial" w:cs="Arial"/>
          <w:lang w:val="en-US"/>
        </w:rPr>
      </w:pPr>
      <w:r w:rsidRPr="005752A5">
        <w:rPr>
          <w:rFonts w:ascii="Arial" w:hAnsi="Arial" w:cs="Arial"/>
          <w:lang w:val="en-US"/>
        </w:rPr>
        <w:t>4.</w:t>
      </w:r>
      <w:r w:rsidRPr="005752A5">
        <w:rPr>
          <w:rFonts w:ascii="Arial" w:hAnsi="Arial" w:cs="Arial"/>
          <w:lang w:val="en-US"/>
        </w:rPr>
        <w:tab/>
        <w:t xml:space="preserve">Russo, S. J. &amp; Nestler, E. J. The brain reward circuitry in mood disorders. </w:t>
      </w:r>
      <w:r w:rsidRPr="005752A5">
        <w:rPr>
          <w:rFonts w:ascii="Arial" w:hAnsi="Arial" w:cs="Arial"/>
          <w:i/>
          <w:iCs/>
          <w:lang w:val="en-US"/>
        </w:rPr>
        <w:t>Nat. Rev. Neurosci.</w:t>
      </w:r>
      <w:r w:rsidRPr="005752A5">
        <w:rPr>
          <w:rFonts w:ascii="Arial" w:hAnsi="Arial" w:cs="Arial"/>
          <w:lang w:val="en-US"/>
        </w:rPr>
        <w:t xml:space="preserve"> </w:t>
      </w:r>
      <w:r w:rsidRPr="005752A5">
        <w:rPr>
          <w:rFonts w:ascii="Arial" w:hAnsi="Arial" w:cs="Arial"/>
          <w:b/>
          <w:bCs/>
          <w:lang w:val="en-US"/>
        </w:rPr>
        <w:t>14</w:t>
      </w:r>
      <w:r w:rsidRPr="005752A5">
        <w:rPr>
          <w:rFonts w:ascii="Arial" w:hAnsi="Arial" w:cs="Arial"/>
          <w:lang w:val="en-US"/>
        </w:rPr>
        <w:t>, 609–625 (2013).</w:t>
      </w:r>
    </w:p>
    <w:p w14:paraId="56FC20D1" w14:textId="77777777" w:rsidR="00EA711D" w:rsidRPr="005752A5" w:rsidRDefault="00EA711D" w:rsidP="00EA711D">
      <w:pPr>
        <w:pStyle w:val="Bibliography"/>
        <w:rPr>
          <w:rFonts w:ascii="Arial" w:hAnsi="Arial" w:cs="Arial"/>
          <w:lang w:val="en-US"/>
        </w:rPr>
      </w:pPr>
      <w:r w:rsidRPr="005752A5">
        <w:rPr>
          <w:rFonts w:ascii="Arial" w:hAnsi="Arial" w:cs="Arial"/>
          <w:lang w:val="en-US"/>
        </w:rPr>
        <w:t>5.</w:t>
      </w:r>
      <w:r w:rsidRPr="005752A5">
        <w:rPr>
          <w:rFonts w:ascii="Arial" w:hAnsi="Arial" w:cs="Arial"/>
          <w:lang w:val="en-US"/>
        </w:rPr>
        <w:tab/>
        <w:t xml:space="preserve">Holz, N. E. </w:t>
      </w:r>
      <w:r w:rsidRPr="005752A5">
        <w:rPr>
          <w:rFonts w:ascii="Arial" w:hAnsi="Arial" w:cs="Arial"/>
          <w:i/>
          <w:iCs/>
          <w:lang w:val="en-US"/>
        </w:rPr>
        <w:t>et al.</w:t>
      </w:r>
      <w:r w:rsidRPr="005752A5">
        <w:rPr>
          <w:rFonts w:ascii="Arial" w:hAnsi="Arial" w:cs="Arial"/>
          <w:lang w:val="en-US"/>
        </w:rPr>
        <w:t xml:space="preserve"> Early Social Adversity, Altered Brain Functional Connectivity, and Mental Health. </w:t>
      </w:r>
      <w:r w:rsidRPr="005752A5">
        <w:rPr>
          <w:rFonts w:ascii="Arial" w:hAnsi="Arial" w:cs="Arial"/>
          <w:i/>
          <w:iCs/>
          <w:lang w:val="en-US"/>
        </w:rPr>
        <w:t>Biol. Psychiatry</w:t>
      </w:r>
      <w:r w:rsidRPr="005752A5">
        <w:rPr>
          <w:rFonts w:ascii="Arial" w:hAnsi="Arial" w:cs="Arial"/>
          <w:lang w:val="en-US"/>
        </w:rPr>
        <w:t xml:space="preserve"> </w:t>
      </w:r>
      <w:r w:rsidRPr="005752A5">
        <w:rPr>
          <w:rFonts w:ascii="Arial" w:hAnsi="Arial" w:cs="Arial"/>
          <w:b/>
          <w:bCs/>
          <w:lang w:val="en-US"/>
        </w:rPr>
        <w:t>93</w:t>
      </w:r>
      <w:r w:rsidRPr="005752A5">
        <w:rPr>
          <w:rFonts w:ascii="Arial" w:hAnsi="Arial" w:cs="Arial"/>
          <w:lang w:val="en-US"/>
        </w:rPr>
        <w:t>, 430–441 (2023).</w:t>
      </w:r>
    </w:p>
    <w:p w14:paraId="2183DD60" w14:textId="77777777" w:rsidR="00EA711D" w:rsidRPr="005752A5" w:rsidRDefault="00EA711D" w:rsidP="00EA711D">
      <w:pPr>
        <w:pStyle w:val="Bibliography"/>
        <w:rPr>
          <w:rFonts w:ascii="Arial" w:hAnsi="Arial" w:cs="Arial"/>
          <w:lang w:val="en-US"/>
        </w:rPr>
      </w:pPr>
      <w:r w:rsidRPr="005752A5">
        <w:rPr>
          <w:rFonts w:ascii="Arial" w:hAnsi="Arial" w:cs="Arial"/>
          <w:lang w:val="en-US"/>
        </w:rPr>
        <w:t>6.</w:t>
      </w:r>
      <w:r w:rsidRPr="005752A5">
        <w:rPr>
          <w:rFonts w:ascii="Arial" w:hAnsi="Arial" w:cs="Arial"/>
          <w:lang w:val="en-US"/>
        </w:rPr>
        <w:tab/>
        <w:t xml:space="preserve">Shonkoff, J. P. </w:t>
      </w:r>
      <w:r w:rsidRPr="005752A5">
        <w:rPr>
          <w:rFonts w:ascii="Arial" w:hAnsi="Arial" w:cs="Arial"/>
          <w:i/>
          <w:iCs/>
          <w:lang w:val="en-US"/>
        </w:rPr>
        <w:t>et al.</w:t>
      </w:r>
      <w:r w:rsidRPr="005752A5">
        <w:rPr>
          <w:rFonts w:ascii="Arial" w:hAnsi="Arial" w:cs="Arial"/>
          <w:lang w:val="en-US"/>
        </w:rPr>
        <w:t xml:space="preserve"> The Lifelong Effects of Early Childhood Adversity and Toxic Stress. </w:t>
      </w:r>
      <w:r w:rsidRPr="005752A5">
        <w:rPr>
          <w:rFonts w:ascii="Arial" w:hAnsi="Arial" w:cs="Arial"/>
          <w:i/>
          <w:iCs/>
          <w:lang w:val="en-US"/>
        </w:rPr>
        <w:t>Pediatrics</w:t>
      </w:r>
      <w:r w:rsidRPr="005752A5">
        <w:rPr>
          <w:rFonts w:ascii="Arial" w:hAnsi="Arial" w:cs="Arial"/>
          <w:lang w:val="en-US"/>
        </w:rPr>
        <w:t xml:space="preserve"> </w:t>
      </w:r>
      <w:r w:rsidRPr="005752A5">
        <w:rPr>
          <w:rFonts w:ascii="Arial" w:hAnsi="Arial" w:cs="Arial"/>
          <w:b/>
          <w:bCs/>
          <w:lang w:val="en-US"/>
        </w:rPr>
        <w:t>129</w:t>
      </w:r>
      <w:r w:rsidRPr="005752A5">
        <w:rPr>
          <w:rFonts w:ascii="Arial" w:hAnsi="Arial" w:cs="Arial"/>
          <w:lang w:val="en-US"/>
        </w:rPr>
        <w:t>, e232–e246 (2012).</w:t>
      </w:r>
    </w:p>
    <w:p w14:paraId="5AD0717B" w14:textId="77777777" w:rsidR="00EA711D" w:rsidRPr="005752A5" w:rsidRDefault="00EA711D" w:rsidP="00EA711D">
      <w:pPr>
        <w:pStyle w:val="Bibliography"/>
        <w:rPr>
          <w:rFonts w:ascii="Arial" w:hAnsi="Arial" w:cs="Arial"/>
          <w:lang w:val="en-US"/>
        </w:rPr>
      </w:pPr>
      <w:r w:rsidRPr="005752A5">
        <w:rPr>
          <w:rFonts w:ascii="Arial" w:hAnsi="Arial" w:cs="Arial"/>
          <w:lang w:val="en-US"/>
        </w:rPr>
        <w:t>7.</w:t>
      </w:r>
      <w:r w:rsidRPr="005752A5">
        <w:rPr>
          <w:rFonts w:ascii="Arial" w:hAnsi="Arial" w:cs="Arial"/>
          <w:lang w:val="en-US"/>
        </w:rPr>
        <w:tab/>
        <w:t xml:space="preserve">Gee, D. G. Early Adversity and Development: Parsing Heterogeneity and Identifying Pathways of Risk and Resilience. </w:t>
      </w:r>
      <w:r w:rsidRPr="005752A5">
        <w:rPr>
          <w:rFonts w:ascii="Arial" w:hAnsi="Arial" w:cs="Arial"/>
          <w:i/>
          <w:iCs/>
          <w:lang w:val="en-US"/>
        </w:rPr>
        <w:t>Am. J. Psychiatry</w:t>
      </w:r>
      <w:r w:rsidRPr="005752A5">
        <w:rPr>
          <w:rFonts w:ascii="Arial" w:hAnsi="Arial" w:cs="Arial"/>
          <w:lang w:val="en-US"/>
        </w:rPr>
        <w:t xml:space="preserve"> </w:t>
      </w:r>
      <w:r w:rsidRPr="005752A5">
        <w:rPr>
          <w:rFonts w:ascii="Arial" w:hAnsi="Arial" w:cs="Arial"/>
          <w:b/>
          <w:bCs/>
          <w:lang w:val="en-US"/>
        </w:rPr>
        <w:t>178</w:t>
      </w:r>
      <w:r w:rsidRPr="005752A5">
        <w:rPr>
          <w:rFonts w:ascii="Arial" w:hAnsi="Arial" w:cs="Arial"/>
          <w:lang w:val="en-US"/>
        </w:rPr>
        <w:t>, 998–1013 (2021).</w:t>
      </w:r>
    </w:p>
    <w:p w14:paraId="099E7213" w14:textId="77777777" w:rsidR="00EA711D" w:rsidRPr="005752A5" w:rsidRDefault="00EA711D" w:rsidP="00EA711D">
      <w:pPr>
        <w:pStyle w:val="Bibliography"/>
        <w:rPr>
          <w:rFonts w:ascii="Arial" w:hAnsi="Arial" w:cs="Arial"/>
          <w:lang w:val="en-US"/>
        </w:rPr>
      </w:pPr>
      <w:r w:rsidRPr="005752A5">
        <w:rPr>
          <w:rFonts w:ascii="Arial" w:hAnsi="Arial" w:cs="Arial"/>
          <w:lang w:val="en-US"/>
        </w:rPr>
        <w:t>8.</w:t>
      </w:r>
      <w:r w:rsidRPr="005752A5">
        <w:rPr>
          <w:rFonts w:ascii="Arial" w:hAnsi="Arial" w:cs="Arial"/>
          <w:lang w:val="en-US"/>
        </w:rPr>
        <w:tab/>
        <w:t xml:space="preserve">Boyce, W. T. Differential Susceptibility of the Developing Brain to Contextual Adversity and Stress. </w:t>
      </w:r>
      <w:r w:rsidRPr="005752A5">
        <w:rPr>
          <w:rFonts w:ascii="Arial" w:hAnsi="Arial" w:cs="Arial"/>
          <w:i/>
          <w:iCs/>
          <w:lang w:val="en-US"/>
        </w:rPr>
        <w:t>Neuropsychopharmacology</w:t>
      </w:r>
      <w:r w:rsidRPr="005752A5">
        <w:rPr>
          <w:rFonts w:ascii="Arial" w:hAnsi="Arial" w:cs="Arial"/>
          <w:lang w:val="en-US"/>
        </w:rPr>
        <w:t xml:space="preserve"> </w:t>
      </w:r>
      <w:r w:rsidRPr="005752A5">
        <w:rPr>
          <w:rFonts w:ascii="Arial" w:hAnsi="Arial" w:cs="Arial"/>
          <w:b/>
          <w:bCs/>
          <w:lang w:val="en-US"/>
        </w:rPr>
        <w:t>41</w:t>
      </w:r>
      <w:r w:rsidRPr="005752A5">
        <w:rPr>
          <w:rFonts w:ascii="Arial" w:hAnsi="Arial" w:cs="Arial"/>
          <w:lang w:val="en-US"/>
        </w:rPr>
        <w:t>, 142–162 (2016).</w:t>
      </w:r>
    </w:p>
    <w:p w14:paraId="1E8AF615" w14:textId="77777777" w:rsidR="00EA711D" w:rsidRPr="005752A5" w:rsidRDefault="00EA711D" w:rsidP="00EA711D">
      <w:pPr>
        <w:pStyle w:val="Bibliography"/>
        <w:rPr>
          <w:rFonts w:ascii="Arial" w:hAnsi="Arial" w:cs="Arial"/>
          <w:lang w:val="en-US"/>
        </w:rPr>
      </w:pPr>
      <w:r w:rsidRPr="005752A5">
        <w:rPr>
          <w:rFonts w:ascii="Arial" w:hAnsi="Arial" w:cs="Arial"/>
          <w:lang w:val="en-US"/>
        </w:rPr>
        <w:t>9.</w:t>
      </w:r>
      <w:r w:rsidRPr="005752A5">
        <w:rPr>
          <w:rFonts w:ascii="Arial" w:hAnsi="Arial" w:cs="Arial"/>
          <w:lang w:val="en-US"/>
        </w:rPr>
        <w:tab/>
        <w:t xml:space="preserve">Bangasser, D. A. &amp; Valentino, R. J. Sex differences in stress-related psychiatric disorders: Neurobiological perspectives. </w:t>
      </w:r>
      <w:r w:rsidRPr="005752A5">
        <w:rPr>
          <w:rFonts w:ascii="Arial" w:hAnsi="Arial" w:cs="Arial"/>
          <w:i/>
          <w:iCs/>
          <w:lang w:val="en-US"/>
        </w:rPr>
        <w:t>Front. Neuroendocrinol.</w:t>
      </w:r>
      <w:r w:rsidRPr="005752A5">
        <w:rPr>
          <w:rFonts w:ascii="Arial" w:hAnsi="Arial" w:cs="Arial"/>
          <w:lang w:val="en-US"/>
        </w:rPr>
        <w:t xml:space="preserve"> </w:t>
      </w:r>
      <w:r w:rsidRPr="005752A5">
        <w:rPr>
          <w:rFonts w:ascii="Arial" w:hAnsi="Arial" w:cs="Arial"/>
          <w:b/>
          <w:bCs/>
          <w:lang w:val="en-US"/>
        </w:rPr>
        <w:t>35</w:t>
      </w:r>
      <w:r w:rsidRPr="005752A5">
        <w:rPr>
          <w:rFonts w:ascii="Arial" w:hAnsi="Arial" w:cs="Arial"/>
          <w:lang w:val="en-US"/>
        </w:rPr>
        <w:t>, 303–319 (2014).</w:t>
      </w:r>
    </w:p>
    <w:p w14:paraId="540F396D" w14:textId="77777777" w:rsidR="00EA711D" w:rsidRPr="005752A5" w:rsidRDefault="00EA711D" w:rsidP="00EA711D">
      <w:pPr>
        <w:pStyle w:val="Bibliography"/>
        <w:rPr>
          <w:rFonts w:ascii="Arial" w:hAnsi="Arial" w:cs="Arial"/>
          <w:lang w:val="en-US"/>
        </w:rPr>
      </w:pPr>
      <w:r w:rsidRPr="005752A5">
        <w:rPr>
          <w:rFonts w:ascii="Arial" w:hAnsi="Arial" w:cs="Arial"/>
          <w:lang w:val="en-US"/>
        </w:rPr>
        <w:t>10.</w:t>
      </w:r>
      <w:r w:rsidRPr="005752A5">
        <w:rPr>
          <w:rFonts w:ascii="Arial" w:hAnsi="Arial" w:cs="Arial"/>
          <w:lang w:val="en-US"/>
        </w:rPr>
        <w:tab/>
        <w:t xml:space="preserve">Torre, J. A. la </w:t>
      </w:r>
      <w:r w:rsidRPr="005752A5">
        <w:rPr>
          <w:rFonts w:ascii="Arial" w:hAnsi="Arial" w:cs="Arial"/>
          <w:i/>
          <w:iCs/>
          <w:lang w:val="en-US"/>
        </w:rPr>
        <w:t>et al.</w:t>
      </w:r>
      <w:r w:rsidRPr="005752A5">
        <w:rPr>
          <w:rFonts w:ascii="Arial" w:hAnsi="Arial" w:cs="Arial"/>
          <w:lang w:val="en-US"/>
        </w:rPr>
        <w:t xml:space="preserve"> Prevalence and variability of current depressive disorder in 27 European countries: a population-based study. </w:t>
      </w:r>
      <w:r w:rsidRPr="005752A5">
        <w:rPr>
          <w:rFonts w:ascii="Arial" w:hAnsi="Arial" w:cs="Arial"/>
          <w:i/>
          <w:iCs/>
          <w:lang w:val="en-US"/>
        </w:rPr>
        <w:t>Lancet Public Health</w:t>
      </w:r>
      <w:r w:rsidRPr="005752A5">
        <w:rPr>
          <w:rFonts w:ascii="Arial" w:hAnsi="Arial" w:cs="Arial"/>
          <w:lang w:val="en-US"/>
        </w:rPr>
        <w:t xml:space="preserve"> </w:t>
      </w:r>
      <w:r w:rsidRPr="005752A5">
        <w:rPr>
          <w:rFonts w:ascii="Arial" w:hAnsi="Arial" w:cs="Arial"/>
          <w:b/>
          <w:bCs/>
          <w:lang w:val="en-US"/>
        </w:rPr>
        <w:t>6</w:t>
      </w:r>
      <w:r w:rsidRPr="005752A5">
        <w:rPr>
          <w:rFonts w:ascii="Arial" w:hAnsi="Arial" w:cs="Arial"/>
          <w:lang w:val="en-US"/>
        </w:rPr>
        <w:t>, e729–e738 (2021).</w:t>
      </w:r>
    </w:p>
    <w:p w14:paraId="671AF478" w14:textId="77777777" w:rsidR="00EA711D" w:rsidRPr="005752A5" w:rsidRDefault="00EA711D" w:rsidP="00EA711D">
      <w:pPr>
        <w:pStyle w:val="Bibliography"/>
        <w:rPr>
          <w:rFonts w:ascii="Arial" w:hAnsi="Arial" w:cs="Arial"/>
          <w:lang w:val="en-US"/>
        </w:rPr>
      </w:pPr>
      <w:r w:rsidRPr="005752A5">
        <w:rPr>
          <w:rFonts w:ascii="Arial" w:hAnsi="Arial" w:cs="Arial"/>
          <w:lang w:val="en-US"/>
        </w:rPr>
        <w:lastRenderedPageBreak/>
        <w:t>11.</w:t>
      </w:r>
      <w:r w:rsidRPr="005752A5">
        <w:rPr>
          <w:rFonts w:ascii="Arial" w:hAnsi="Arial" w:cs="Arial"/>
          <w:lang w:val="en-US"/>
        </w:rPr>
        <w:tab/>
        <w:t xml:space="preserve">Cavanagh, A., Wilson, C. J., Kavanagh, D. J. &amp; Caputi, P. Differences in the Expression of Symptoms in Men Versus Women with Depression: A Systematic Review and Meta-analysis. </w:t>
      </w:r>
      <w:r w:rsidRPr="005752A5">
        <w:rPr>
          <w:rFonts w:ascii="Arial" w:hAnsi="Arial" w:cs="Arial"/>
          <w:i/>
          <w:iCs/>
          <w:lang w:val="en-US"/>
        </w:rPr>
        <w:t>Harv. Rev. Psychiatry</w:t>
      </w:r>
      <w:r w:rsidRPr="005752A5">
        <w:rPr>
          <w:rFonts w:ascii="Arial" w:hAnsi="Arial" w:cs="Arial"/>
          <w:lang w:val="en-US"/>
        </w:rPr>
        <w:t xml:space="preserve"> </w:t>
      </w:r>
      <w:r w:rsidRPr="005752A5">
        <w:rPr>
          <w:rFonts w:ascii="Arial" w:hAnsi="Arial" w:cs="Arial"/>
          <w:b/>
          <w:bCs/>
          <w:lang w:val="en-US"/>
        </w:rPr>
        <w:t>25</w:t>
      </w:r>
      <w:r w:rsidRPr="005752A5">
        <w:rPr>
          <w:rFonts w:ascii="Arial" w:hAnsi="Arial" w:cs="Arial"/>
          <w:lang w:val="en-US"/>
        </w:rPr>
        <w:t>, 29 (2017).</w:t>
      </w:r>
    </w:p>
    <w:p w14:paraId="102192B0" w14:textId="77777777" w:rsidR="00EA711D" w:rsidRPr="005752A5" w:rsidRDefault="00EA711D" w:rsidP="00EA711D">
      <w:pPr>
        <w:pStyle w:val="Bibliography"/>
        <w:rPr>
          <w:rFonts w:ascii="Arial" w:hAnsi="Arial" w:cs="Arial"/>
          <w:lang w:val="en-US"/>
        </w:rPr>
      </w:pPr>
      <w:r w:rsidRPr="005752A5">
        <w:rPr>
          <w:rFonts w:ascii="Arial" w:hAnsi="Arial" w:cs="Arial"/>
          <w:lang w:val="en-US"/>
        </w:rPr>
        <w:t>12.</w:t>
      </w:r>
      <w:r w:rsidRPr="005752A5">
        <w:rPr>
          <w:rFonts w:ascii="Arial" w:hAnsi="Arial" w:cs="Arial"/>
          <w:lang w:val="en-US"/>
        </w:rPr>
        <w:tab/>
        <w:t xml:space="preserve">Kuehner, C. Why is depression more common among women than among men? </w:t>
      </w:r>
      <w:r w:rsidRPr="005752A5">
        <w:rPr>
          <w:rFonts w:ascii="Arial" w:hAnsi="Arial" w:cs="Arial"/>
          <w:i/>
          <w:iCs/>
          <w:lang w:val="en-US"/>
        </w:rPr>
        <w:t>Lancet Psychiatry</w:t>
      </w:r>
      <w:r w:rsidRPr="005752A5">
        <w:rPr>
          <w:rFonts w:ascii="Arial" w:hAnsi="Arial" w:cs="Arial"/>
          <w:lang w:val="en-US"/>
        </w:rPr>
        <w:t xml:space="preserve"> </w:t>
      </w:r>
      <w:r w:rsidRPr="005752A5">
        <w:rPr>
          <w:rFonts w:ascii="Arial" w:hAnsi="Arial" w:cs="Arial"/>
          <w:b/>
          <w:bCs/>
          <w:lang w:val="en-US"/>
        </w:rPr>
        <w:t>4</w:t>
      </w:r>
      <w:r w:rsidRPr="005752A5">
        <w:rPr>
          <w:rFonts w:ascii="Arial" w:hAnsi="Arial" w:cs="Arial"/>
          <w:lang w:val="en-US"/>
        </w:rPr>
        <w:t>, 146–158 (2017).</w:t>
      </w:r>
    </w:p>
    <w:p w14:paraId="73051D69" w14:textId="77777777" w:rsidR="00EA711D" w:rsidRPr="005752A5" w:rsidRDefault="00EA711D" w:rsidP="00EA711D">
      <w:pPr>
        <w:pStyle w:val="Bibliography"/>
        <w:rPr>
          <w:rFonts w:ascii="Arial" w:hAnsi="Arial" w:cs="Arial"/>
          <w:lang w:val="en-US"/>
        </w:rPr>
      </w:pPr>
      <w:r w:rsidRPr="005752A5">
        <w:rPr>
          <w:rFonts w:ascii="Arial" w:hAnsi="Arial" w:cs="Arial"/>
          <w:lang w:val="en-US"/>
        </w:rPr>
        <w:t>13.</w:t>
      </w:r>
      <w:r w:rsidRPr="005752A5">
        <w:rPr>
          <w:rFonts w:ascii="Arial" w:hAnsi="Arial" w:cs="Arial"/>
          <w:lang w:val="en-US"/>
        </w:rPr>
        <w:tab/>
        <w:t xml:space="preserve">Golden, S. A., Covington, H. E., Berton, O. &amp; Russo, S. J. A standardized protocol for repeated social defeat stress in mice. </w:t>
      </w:r>
      <w:r w:rsidRPr="005752A5">
        <w:rPr>
          <w:rFonts w:ascii="Arial" w:hAnsi="Arial" w:cs="Arial"/>
          <w:i/>
          <w:iCs/>
          <w:lang w:val="en-US"/>
        </w:rPr>
        <w:t>Nat. Protoc.</w:t>
      </w:r>
      <w:r w:rsidRPr="005752A5">
        <w:rPr>
          <w:rFonts w:ascii="Arial" w:hAnsi="Arial" w:cs="Arial"/>
          <w:lang w:val="en-US"/>
        </w:rPr>
        <w:t xml:space="preserve"> </w:t>
      </w:r>
      <w:r w:rsidRPr="005752A5">
        <w:rPr>
          <w:rFonts w:ascii="Arial" w:hAnsi="Arial" w:cs="Arial"/>
          <w:b/>
          <w:bCs/>
          <w:lang w:val="en-US"/>
        </w:rPr>
        <w:t>6</w:t>
      </w:r>
      <w:r w:rsidRPr="005752A5">
        <w:rPr>
          <w:rFonts w:ascii="Arial" w:hAnsi="Arial" w:cs="Arial"/>
          <w:lang w:val="en-US"/>
        </w:rPr>
        <w:t>, 1183–1191 (2011).</w:t>
      </w:r>
    </w:p>
    <w:p w14:paraId="26463D2E" w14:textId="77777777" w:rsidR="00EA711D" w:rsidRPr="005752A5" w:rsidRDefault="00EA711D" w:rsidP="00EA711D">
      <w:pPr>
        <w:pStyle w:val="Bibliography"/>
        <w:rPr>
          <w:rFonts w:ascii="Arial" w:hAnsi="Arial" w:cs="Arial"/>
          <w:lang w:val="en-US"/>
        </w:rPr>
      </w:pPr>
      <w:r w:rsidRPr="005752A5">
        <w:rPr>
          <w:rFonts w:ascii="Arial" w:hAnsi="Arial" w:cs="Arial"/>
          <w:lang w:val="en-US"/>
        </w:rPr>
        <w:t>14.</w:t>
      </w:r>
      <w:r w:rsidRPr="005752A5">
        <w:rPr>
          <w:rFonts w:ascii="Arial" w:hAnsi="Arial" w:cs="Arial"/>
          <w:lang w:val="en-US"/>
        </w:rPr>
        <w:tab/>
        <w:t xml:space="preserve">Sturman, O. </w:t>
      </w:r>
      <w:r w:rsidRPr="005752A5">
        <w:rPr>
          <w:rFonts w:ascii="Arial" w:hAnsi="Arial" w:cs="Arial"/>
          <w:i/>
          <w:iCs/>
          <w:lang w:val="en-US"/>
        </w:rPr>
        <w:t>et al.</w:t>
      </w:r>
      <w:r w:rsidRPr="005752A5">
        <w:rPr>
          <w:rFonts w:ascii="Arial" w:hAnsi="Arial" w:cs="Arial"/>
          <w:lang w:val="en-US"/>
        </w:rPr>
        <w:t xml:space="preserve"> Deep learning-based behavioral analysis reaches human accuracy and is capable of outperforming commercial solutions. </w:t>
      </w:r>
      <w:r w:rsidRPr="005752A5">
        <w:rPr>
          <w:rFonts w:ascii="Arial" w:hAnsi="Arial" w:cs="Arial"/>
          <w:i/>
          <w:iCs/>
          <w:lang w:val="en-US"/>
        </w:rPr>
        <w:t>Neuropsychopharmacology</w:t>
      </w:r>
      <w:r w:rsidRPr="005752A5">
        <w:rPr>
          <w:rFonts w:ascii="Arial" w:hAnsi="Arial" w:cs="Arial"/>
          <w:lang w:val="en-US"/>
        </w:rPr>
        <w:t xml:space="preserve"> </w:t>
      </w:r>
      <w:r w:rsidRPr="005752A5">
        <w:rPr>
          <w:rFonts w:ascii="Arial" w:hAnsi="Arial" w:cs="Arial"/>
          <w:b/>
          <w:bCs/>
          <w:lang w:val="en-US"/>
        </w:rPr>
        <w:t>45</w:t>
      </w:r>
      <w:r w:rsidRPr="005752A5">
        <w:rPr>
          <w:rFonts w:ascii="Arial" w:hAnsi="Arial" w:cs="Arial"/>
          <w:lang w:val="en-US"/>
        </w:rPr>
        <w:t>, 1942–1952 (2020).</w:t>
      </w:r>
    </w:p>
    <w:p w14:paraId="6FA5E719" w14:textId="77777777" w:rsidR="00EA711D" w:rsidRPr="005752A5" w:rsidRDefault="00EA711D" w:rsidP="00EA711D">
      <w:pPr>
        <w:pStyle w:val="Bibliography"/>
        <w:rPr>
          <w:rFonts w:ascii="Arial" w:hAnsi="Arial" w:cs="Arial"/>
          <w:lang w:val="en-US"/>
        </w:rPr>
      </w:pPr>
      <w:r w:rsidRPr="005752A5">
        <w:rPr>
          <w:rFonts w:ascii="Arial" w:hAnsi="Arial" w:cs="Arial"/>
          <w:lang w:val="en-US"/>
        </w:rPr>
        <w:t>15.</w:t>
      </w:r>
      <w:r w:rsidRPr="005752A5">
        <w:rPr>
          <w:rFonts w:ascii="Arial" w:hAnsi="Arial" w:cs="Arial"/>
          <w:lang w:val="en-US"/>
        </w:rPr>
        <w:tab/>
        <w:t>Pohl, T. topohl/SLEAPanalyzer. (2024).</w:t>
      </w:r>
    </w:p>
    <w:p w14:paraId="4A9F9EAC" w14:textId="77777777" w:rsidR="00EA711D" w:rsidRPr="005752A5" w:rsidRDefault="00EA711D" w:rsidP="00EA711D">
      <w:pPr>
        <w:pStyle w:val="Bibliography"/>
        <w:rPr>
          <w:rFonts w:ascii="Arial" w:hAnsi="Arial" w:cs="Arial"/>
          <w:lang w:val="en-US"/>
        </w:rPr>
      </w:pPr>
      <w:r w:rsidRPr="005752A5">
        <w:rPr>
          <w:rFonts w:ascii="Arial" w:hAnsi="Arial" w:cs="Arial"/>
          <w:lang w:val="en-US"/>
        </w:rPr>
        <w:t>16.</w:t>
      </w:r>
      <w:r w:rsidRPr="005752A5">
        <w:rPr>
          <w:rFonts w:ascii="Arial" w:hAnsi="Arial" w:cs="Arial"/>
          <w:lang w:val="en-US"/>
        </w:rPr>
        <w:tab/>
        <w:t xml:space="preserve">Pack, A. I. </w:t>
      </w:r>
      <w:r w:rsidRPr="005752A5">
        <w:rPr>
          <w:rFonts w:ascii="Arial" w:hAnsi="Arial" w:cs="Arial"/>
          <w:i/>
          <w:iCs/>
          <w:lang w:val="en-US"/>
        </w:rPr>
        <w:t>et al.</w:t>
      </w:r>
      <w:r w:rsidRPr="005752A5">
        <w:rPr>
          <w:rFonts w:ascii="Arial" w:hAnsi="Arial" w:cs="Arial"/>
          <w:lang w:val="en-US"/>
        </w:rPr>
        <w:t xml:space="preserve"> Novel method for high-throughput phenotyping of sleep in mice. </w:t>
      </w:r>
      <w:r w:rsidRPr="005752A5">
        <w:rPr>
          <w:rFonts w:ascii="Arial" w:hAnsi="Arial" w:cs="Arial"/>
          <w:i/>
          <w:iCs/>
          <w:lang w:val="en-US"/>
        </w:rPr>
        <w:t>Physiol. Genomics</w:t>
      </w:r>
      <w:r w:rsidRPr="005752A5">
        <w:rPr>
          <w:rFonts w:ascii="Arial" w:hAnsi="Arial" w:cs="Arial"/>
          <w:lang w:val="en-US"/>
        </w:rPr>
        <w:t xml:space="preserve"> </w:t>
      </w:r>
      <w:r w:rsidRPr="005752A5">
        <w:rPr>
          <w:rFonts w:ascii="Arial" w:hAnsi="Arial" w:cs="Arial"/>
          <w:b/>
          <w:bCs/>
          <w:lang w:val="en-US"/>
        </w:rPr>
        <w:t>28</w:t>
      </w:r>
      <w:r w:rsidRPr="005752A5">
        <w:rPr>
          <w:rFonts w:ascii="Arial" w:hAnsi="Arial" w:cs="Arial"/>
          <w:lang w:val="en-US"/>
        </w:rPr>
        <w:t>, 232–238 (2007).</w:t>
      </w:r>
    </w:p>
    <w:p w14:paraId="6896F83C" w14:textId="77777777" w:rsidR="00EA711D" w:rsidRPr="005752A5" w:rsidRDefault="00EA711D" w:rsidP="00EA711D">
      <w:pPr>
        <w:pStyle w:val="Bibliography"/>
        <w:rPr>
          <w:rFonts w:ascii="Arial" w:hAnsi="Arial" w:cs="Arial"/>
          <w:lang w:val="en-US"/>
        </w:rPr>
      </w:pPr>
      <w:r w:rsidRPr="005752A5">
        <w:rPr>
          <w:rFonts w:ascii="Arial" w:hAnsi="Arial" w:cs="Arial"/>
          <w:lang w:val="en-US"/>
        </w:rPr>
        <w:t>17.</w:t>
      </w:r>
      <w:r w:rsidRPr="005752A5">
        <w:rPr>
          <w:rFonts w:ascii="Arial" w:hAnsi="Arial" w:cs="Arial"/>
          <w:lang w:val="en-US"/>
        </w:rPr>
        <w:tab/>
        <w:t xml:space="preserve">Makhmut, A. </w:t>
      </w:r>
      <w:r w:rsidRPr="005752A5">
        <w:rPr>
          <w:rFonts w:ascii="Arial" w:hAnsi="Arial" w:cs="Arial"/>
          <w:i/>
          <w:iCs/>
          <w:lang w:val="en-US"/>
        </w:rPr>
        <w:t>et al.</w:t>
      </w:r>
      <w:r w:rsidRPr="005752A5">
        <w:rPr>
          <w:rFonts w:ascii="Arial" w:hAnsi="Arial" w:cs="Arial"/>
          <w:lang w:val="en-US"/>
        </w:rPr>
        <w:t xml:space="preserve"> A framework for ultra-low-input spatial tissue proteomics. </w:t>
      </w:r>
      <w:r w:rsidRPr="005752A5">
        <w:rPr>
          <w:rFonts w:ascii="Arial" w:hAnsi="Arial" w:cs="Arial"/>
          <w:i/>
          <w:iCs/>
          <w:lang w:val="en-US"/>
        </w:rPr>
        <w:t>Cell Syst.</w:t>
      </w:r>
      <w:r w:rsidRPr="005752A5">
        <w:rPr>
          <w:rFonts w:ascii="Arial" w:hAnsi="Arial" w:cs="Arial"/>
          <w:lang w:val="en-US"/>
        </w:rPr>
        <w:t xml:space="preserve"> </w:t>
      </w:r>
      <w:r w:rsidRPr="005752A5">
        <w:rPr>
          <w:rFonts w:ascii="Arial" w:hAnsi="Arial" w:cs="Arial"/>
          <w:b/>
          <w:bCs/>
          <w:lang w:val="en-US"/>
        </w:rPr>
        <w:t>14</w:t>
      </w:r>
      <w:r w:rsidRPr="005752A5">
        <w:rPr>
          <w:rFonts w:ascii="Arial" w:hAnsi="Arial" w:cs="Arial"/>
          <w:lang w:val="en-US"/>
        </w:rPr>
        <w:t>, 1002-1014.e5 (2023).</w:t>
      </w:r>
    </w:p>
    <w:p w14:paraId="787608C4" w14:textId="02BE0824" w:rsidR="003F010B" w:rsidRPr="005752A5" w:rsidRDefault="003F010B" w:rsidP="00EA711D">
      <w:pPr>
        <w:pStyle w:val="Bibliography"/>
        <w:rPr>
          <w:rFonts w:ascii="Arial" w:hAnsi="Arial" w:cs="Arial"/>
          <w:lang w:val="en-US"/>
        </w:rPr>
      </w:pPr>
      <w:r w:rsidRPr="005752A5">
        <w:rPr>
          <w:rFonts w:ascii="Arial" w:hAnsi="Arial" w:cs="Arial"/>
          <w:lang w:val="en-US"/>
        </w:rPr>
        <w:fldChar w:fldCharType="end"/>
      </w:r>
    </w:p>
    <w:sectPr w:rsidR="003F010B" w:rsidRPr="005752A5" w:rsidSect="0078117B">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hl, Tobias">
    <w15:presenceInfo w15:providerId="AD" w15:userId="S-1-5-21-448539723-1364589140-725345543-81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33"/>
    <w:rsid w:val="00000287"/>
    <w:rsid w:val="00027A5C"/>
    <w:rsid w:val="0003059A"/>
    <w:rsid w:val="00035F59"/>
    <w:rsid w:val="00074A94"/>
    <w:rsid w:val="0007665F"/>
    <w:rsid w:val="000919AA"/>
    <w:rsid w:val="000A1D26"/>
    <w:rsid w:val="000D79DD"/>
    <w:rsid w:val="00110AEF"/>
    <w:rsid w:val="00110E9A"/>
    <w:rsid w:val="00157D47"/>
    <w:rsid w:val="00170EF8"/>
    <w:rsid w:val="001907FA"/>
    <w:rsid w:val="001A4EE2"/>
    <w:rsid w:val="001A668F"/>
    <w:rsid w:val="001B1DFD"/>
    <w:rsid w:val="001B773E"/>
    <w:rsid w:val="001C56FD"/>
    <w:rsid w:val="0020171F"/>
    <w:rsid w:val="00201B3E"/>
    <w:rsid w:val="00207A97"/>
    <w:rsid w:val="002460E4"/>
    <w:rsid w:val="00267D28"/>
    <w:rsid w:val="00272711"/>
    <w:rsid w:val="002B1602"/>
    <w:rsid w:val="002B2B5F"/>
    <w:rsid w:val="002B799C"/>
    <w:rsid w:val="002D4EB6"/>
    <w:rsid w:val="0032530C"/>
    <w:rsid w:val="00326CFC"/>
    <w:rsid w:val="00327220"/>
    <w:rsid w:val="003612A7"/>
    <w:rsid w:val="00361898"/>
    <w:rsid w:val="00371845"/>
    <w:rsid w:val="003A43F1"/>
    <w:rsid w:val="003D3BD5"/>
    <w:rsid w:val="003F010B"/>
    <w:rsid w:val="003F1134"/>
    <w:rsid w:val="0040233A"/>
    <w:rsid w:val="00445B78"/>
    <w:rsid w:val="0044783D"/>
    <w:rsid w:val="00466B65"/>
    <w:rsid w:val="00477243"/>
    <w:rsid w:val="00477B5E"/>
    <w:rsid w:val="00484936"/>
    <w:rsid w:val="004876B0"/>
    <w:rsid w:val="0049750D"/>
    <w:rsid w:val="004A6632"/>
    <w:rsid w:val="004E1E8F"/>
    <w:rsid w:val="004E3C58"/>
    <w:rsid w:val="004E57E0"/>
    <w:rsid w:val="004E7ECD"/>
    <w:rsid w:val="00517854"/>
    <w:rsid w:val="005233FA"/>
    <w:rsid w:val="00530998"/>
    <w:rsid w:val="00540C04"/>
    <w:rsid w:val="00554296"/>
    <w:rsid w:val="0057328C"/>
    <w:rsid w:val="005752A5"/>
    <w:rsid w:val="00585A21"/>
    <w:rsid w:val="00586AF0"/>
    <w:rsid w:val="00596936"/>
    <w:rsid w:val="00597BCF"/>
    <w:rsid w:val="005A4680"/>
    <w:rsid w:val="005B039A"/>
    <w:rsid w:val="005D3EB8"/>
    <w:rsid w:val="005E6803"/>
    <w:rsid w:val="005E7CA0"/>
    <w:rsid w:val="005F6A92"/>
    <w:rsid w:val="006029BB"/>
    <w:rsid w:val="0060553D"/>
    <w:rsid w:val="006326CB"/>
    <w:rsid w:val="006344C2"/>
    <w:rsid w:val="00697A50"/>
    <w:rsid w:val="006A5538"/>
    <w:rsid w:val="006A6A3F"/>
    <w:rsid w:val="006A79BA"/>
    <w:rsid w:val="006C784C"/>
    <w:rsid w:val="006C7C2F"/>
    <w:rsid w:val="006E0311"/>
    <w:rsid w:val="006E7F1F"/>
    <w:rsid w:val="006F293F"/>
    <w:rsid w:val="007111B9"/>
    <w:rsid w:val="00731793"/>
    <w:rsid w:val="0073355A"/>
    <w:rsid w:val="0073691C"/>
    <w:rsid w:val="0078117B"/>
    <w:rsid w:val="00790E63"/>
    <w:rsid w:val="007A54AB"/>
    <w:rsid w:val="007D3317"/>
    <w:rsid w:val="007E1796"/>
    <w:rsid w:val="007E5354"/>
    <w:rsid w:val="007F2C4C"/>
    <w:rsid w:val="007F4A59"/>
    <w:rsid w:val="00812D4A"/>
    <w:rsid w:val="00813BC2"/>
    <w:rsid w:val="00842797"/>
    <w:rsid w:val="00853A21"/>
    <w:rsid w:val="0087788B"/>
    <w:rsid w:val="00891D46"/>
    <w:rsid w:val="008B0AF4"/>
    <w:rsid w:val="008E1F03"/>
    <w:rsid w:val="00933593"/>
    <w:rsid w:val="00946134"/>
    <w:rsid w:val="00954A32"/>
    <w:rsid w:val="00985256"/>
    <w:rsid w:val="00992CFE"/>
    <w:rsid w:val="00997288"/>
    <w:rsid w:val="009972F1"/>
    <w:rsid w:val="009E0C37"/>
    <w:rsid w:val="00A21701"/>
    <w:rsid w:val="00A2674D"/>
    <w:rsid w:val="00A45EFF"/>
    <w:rsid w:val="00AA1903"/>
    <w:rsid w:val="00AA4B33"/>
    <w:rsid w:val="00AC15D2"/>
    <w:rsid w:val="00AD11A2"/>
    <w:rsid w:val="00AE2A99"/>
    <w:rsid w:val="00B036C2"/>
    <w:rsid w:val="00B3238B"/>
    <w:rsid w:val="00B6644E"/>
    <w:rsid w:val="00BA4177"/>
    <w:rsid w:val="00BC2ED1"/>
    <w:rsid w:val="00BC712B"/>
    <w:rsid w:val="00BD5072"/>
    <w:rsid w:val="00BD6433"/>
    <w:rsid w:val="00BE5654"/>
    <w:rsid w:val="00C036E6"/>
    <w:rsid w:val="00C331DB"/>
    <w:rsid w:val="00CB0E87"/>
    <w:rsid w:val="00CC71D7"/>
    <w:rsid w:val="00D273DC"/>
    <w:rsid w:val="00D275E4"/>
    <w:rsid w:val="00D46BB1"/>
    <w:rsid w:val="00D46D19"/>
    <w:rsid w:val="00D76085"/>
    <w:rsid w:val="00D83366"/>
    <w:rsid w:val="00D92230"/>
    <w:rsid w:val="00E33D48"/>
    <w:rsid w:val="00E43234"/>
    <w:rsid w:val="00E7462B"/>
    <w:rsid w:val="00E973B6"/>
    <w:rsid w:val="00EA5C96"/>
    <w:rsid w:val="00EA711D"/>
    <w:rsid w:val="00EB7CA7"/>
    <w:rsid w:val="00EE5163"/>
    <w:rsid w:val="00F108E3"/>
    <w:rsid w:val="00F303D6"/>
    <w:rsid w:val="00F43B43"/>
    <w:rsid w:val="00F60912"/>
    <w:rsid w:val="00F9057D"/>
    <w:rsid w:val="00F9324F"/>
    <w:rsid w:val="00FB0F8C"/>
    <w:rsid w:val="00FB5674"/>
    <w:rsid w:val="00FE449D"/>
    <w:rsid w:val="00FF2B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FBE9"/>
  <w15:chartTrackingRefBased/>
  <w15:docId w15:val="{C51B9385-61A3-4E72-8CAB-52BF9BF4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E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78117B"/>
  </w:style>
  <w:style w:type="paragraph" w:styleId="Bibliography">
    <w:name w:val="Bibliography"/>
    <w:basedOn w:val="Normal"/>
    <w:next w:val="Normal"/>
    <w:uiPriority w:val="37"/>
    <w:unhideWhenUsed/>
    <w:rsid w:val="003F010B"/>
    <w:pPr>
      <w:tabs>
        <w:tab w:val="left" w:pos="264"/>
      </w:tabs>
      <w:spacing w:after="0" w:line="480" w:lineRule="auto"/>
      <w:ind w:left="264" w:hanging="264"/>
    </w:pPr>
  </w:style>
  <w:style w:type="character" w:styleId="PlaceholderText">
    <w:name w:val="Placeholder Text"/>
    <w:basedOn w:val="DefaultParagraphFont"/>
    <w:uiPriority w:val="99"/>
    <w:semiHidden/>
    <w:rsid w:val="007F2C4C"/>
    <w:rPr>
      <w:color w:val="666666"/>
    </w:rPr>
  </w:style>
  <w:style w:type="character" w:styleId="CommentReference">
    <w:name w:val="annotation reference"/>
    <w:basedOn w:val="DefaultParagraphFont"/>
    <w:uiPriority w:val="99"/>
    <w:semiHidden/>
    <w:unhideWhenUsed/>
    <w:rsid w:val="00110AEF"/>
    <w:rPr>
      <w:sz w:val="16"/>
      <w:szCs w:val="16"/>
    </w:rPr>
  </w:style>
  <w:style w:type="paragraph" w:styleId="CommentText">
    <w:name w:val="annotation text"/>
    <w:basedOn w:val="Normal"/>
    <w:link w:val="CommentTextChar"/>
    <w:uiPriority w:val="99"/>
    <w:semiHidden/>
    <w:unhideWhenUsed/>
    <w:rsid w:val="00110AEF"/>
    <w:pPr>
      <w:spacing w:line="240" w:lineRule="auto"/>
    </w:pPr>
    <w:rPr>
      <w:sz w:val="20"/>
      <w:szCs w:val="20"/>
    </w:rPr>
  </w:style>
  <w:style w:type="character" w:customStyle="1" w:styleId="CommentTextChar">
    <w:name w:val="Comment Text Char"/>
    <w:basedOn w:val="DefaultParagraphFont"/>
    <w:link w:val="CommentText"/>
    <w:uiPriority w:val="99"/>
    <w:semiHidden/>
    <w:rsid w:val="00110AEF"/>
    <w:rPr>
      <w:sz w:val="20"/>
      <w:szCs w:val="20"/>
    </w:rPr>
  </w:style>
  <w:style w:type="paragraph" w:styleId="CommentSubject">
    <w:name w:val="annotation subject"/>
    <w:basedOn w:val="CommentText"/>
    <w:next w:val="CommentText"/>
    <w:link w:val="CommentSubjectChar"/>
    <w:uiPriority w:val="99"/>
    <w:semiHidden/>
    <w:unhideWhenUsed/>
    <w:rsid w:val="00110AEF"/>
    <w:rPr>
      <w:b/>
      <w:bCs/>
    </w:rPr>
  </w:style>
  <w:style w:type="character" w:customStyle="1" w:styleId="CommentSubjectChar">
    <w:name w:val="Comment Subject Char"/>
    <w:basedOn w:val="CommentTextChar"/>
    <w:link w:val="CommentSubject"/>
    <w:uiPriority w:val="99"/>
    <w:semiHidden/>
    <w:rsid w:val="00110A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17130">
      <w:bodyDiv w:val="1"/>
      <w:marLeft w:val="0"/>
      <w:marRight w:val="0"/>
      <w:marTop w:val="0"/>
      <w:marBottom w:val="0"/>
      <w:divBdr>
        <w:top w:val="none" w:sz="0" w:space="0" w:color="auto"/>
        <w:left w:val="none" w:sz="0" w:space="0" w:color="auto"/>
        <w:bottom w:val="none" w:sz="0" w:space="0" w:color="auto"/>
        <w:right w:val="none" w:sz="0" w:space="0" w:color="auto"/>
      </w:divBdr>
      <w:divsChild>
        <w:div w:id="293484222">
          <w:marLeft w:val="0"/>
          <w:marRight w:val="0"/>
          <w:marTop w:val="0"/>
          <w:marBottom w:val="0"/>
          <w:divBdr>
            <w:top w:val="none" w:sz="0" w:space="0" w:color="auto"/>
            <w:left w:val="none" w:sz="0" w:space="0" w:color="auto"/>
            <w:bottom w:val="none" w:sz="0" w:space="0" w:color="auto"/>
            <w:right w:val="none" w:sz="0" w:space="0" w:color="auto"/>
          </w:divBdr>
          <w:divsChild>
            <w:div w:id="15797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2862">
      <w:bodyDiv w:val="1"/>
      <w:marLeft w:val="0"/>
      <w:marRight w:val="0"/>
      <w:marTop w:val="0"/>
      <w:marBottom w:val="0"/>
      <w:divBdr>
        <w:top w:val="none" w:sz="0" w:space="0" w:color="auto"/>
        <w:left w:val="none" w:sz="0" w:space="0" w:color="auto"/>
        <w:bottom w:val="none" w:sz="0" w:space="0" w:color="auto"/>
        <w:right w:val="none" w:sz="0" w:space="0" w:color="auto"/>
      </w:divBdr>
    </w:div>
    <w:div w:id="1634360064">
      <w:bodyDiv w:val="1"/>
      <w:marLeft w:val="0"/>
      <w:marRight w:val="0"/>
      <w:marTop w:val="0"/>
      <w:marBottom w:val="0"/>
      <w:divBdr>
        <w:top w:val="none" w:sz="0" w:space="0" w:color="auto"/>
        <w:left w:val="none" w:sz="0" w:space="0" w:color="auto"/>
        <w:bottom w:val="none" w:sz="0" w:space="0" w:color="auto"/>
        <w:right w:val="none" w:sz="0" w:space="0" w:color="auto"/>
      </w:divBdr>
    </w:div>
    <w:div w:id="1639726109">
      <w:bodyDiv w:val="1"/>
      <w:marLeft w:val="0"/>
      <w:marRight w:val="0"/>
      <w:marTop w:val="0"/>
      <w:marBottom w:val="0"/>
      <w:divBdr>
        <w:top w:val="none" w:sz="0" w:space="0" w:color="auto"/>
        <w:left w:val="none" w:sz="0" w:space="0" w:color="auto"/>
        <w:bottom w:val="none" w:sz="0" w:space="0" w:color="auto"/>
        <w:right w:val="none" w:sz="0" w:space="0" w:color="auto"/>
      </w:divBdr>
      <w:divsChild>
        <w:div w:id="198204191">
          <w:marLeft w:val="0"/>
          <w:marRight w:val="0"/>
          <w:marTop w:val="0"/>
          <w:marBottom w:val="0"/>
          <w:divBdr>
            <w:top w:val="none" w:sz="0" w:space="0" w:color="auto"/>
            <w:left w:val="none" w:sz="0" w:space="0" w:color="auto"/>
            <w:bottom w:val="none" w:sz="0" w:space="0" w:color="auto"/>
            <w:right w:val="none" w:sz="0" w:space="0" w:color="auto"/>
          </w:divBdr>
          <w:divsChild>
            <w:div w:id="102503255">
              <w:marLeft w:val="0"/>
              <w:marRight w:val="0"/>
              <w:marTop w:val="0"/>
              <w:marBottom w:val="0"/>
              <w:divBdr>
                <w:top w:val="none" w:sz="0" w:space="0" w:color="auto"/>
                <w:left w:val="none" w:sz="0" w:space="0" w:color="auto"/>
                <w:bottom w:val="none" w:sz="0" w:space="0" w:color="auto"/>
                <w:right w:val="none" w:sz="0" w:space="0" w:color="auto"/>
              </w:divBdr>
            </w:div>
            <w:div w:id="351955941">
              <w:marLeft w:val="0"/>
              <w:marRight w:val="0"/>
              <w:marTop w:val="0"/>
              <w:marBottom w:val="0"/>
              <w:divBdr>
                <w:top w:val="none" w:sz="0" w:space="0" w:color="auto"/>
                <w:left w:val="none" w:sz="0" w:space="0" w:color="auto"/>
                <w:bottom w:val="none" w:sz="0" w:space="0" w:color="auto"/>
                <w:right w:val="none" w:sz="0" w:space="0" w:color="auto"/>
              </w:divBdr>
            </w:div>
            <w:div w:id="170590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4694">
      <w:bodyDiv w:val="1"/>
      <w:marLeft w:val="0"/>
      <w:marRight w:val="0"/>
      <w:marTop w:val="0"/>
      <w:marBottom w:val="0"/>
      <w:divBdr>
        <w:top w:val="none" w:sz="0" w:space="0" w:color="auto"/>
        <w:left w:val="none" w:sz="0" w:space="0" w:color="auto"/>
        <w:bottom w:val="none" w:sz="0" w:space="0" w:color="auto"/>
        <w:right w:val="none" w:sz="0" w:space="0" w:color="auto"/>
      </w:divBdr>
    </w:div>
    <w:div w:id="1869562172">
      <w:bodyDiv w:val="1"/>
      <w:marLeft w:val="0"/>
      <w:marRight w:val="0"/>
      <w:marTop w:val="0"/>
      <w:marBottom w:val="0"/>
      <w:divBdr>
        <w:top w:val="none" w:sz="0" w:space="0" w:color="auto"/>
        <w:left w:val="none" w:sz="0" w:space="0" w:color="auto"/>
        <w:bottom w:val="none" w:sz="0" w:space="0" w:color="auto"/>
        <w:right w:val="none" w:sz="0" w:space="0" w:color="auto"/>
      </w:divBdr>
    </w:div>
    <w:div w:id="2113043575">
      <w:bodyDiv w:val="1"/>
      <w:marLeft w:val="0"/>
      <w:marRight w:val="0"/>
      <w:marTop w:val="0"/>
      <w:marBottom w:val="0"/>
      <w:divBdr>
        <w:top w:val="none" w:sz="0" w:space="0" w:color="auto"/>
        <w:left w:val="none" w:sz="0" w:space="0" w:color="auto"/>
        <w:bottom w:val="none" w:sz="0" w:space="0" w:color="auto"/>
        <w:right w:val="none" w:sz="0" w:space="0" w:color="auto"/>
      </w:divBdr>
      <w:divsChild>
        <w:div w:id="217520883">
          <w:marLeft w:val="0"/>
          <w:marRight w:val="0"/>
          <w:marTop w:val="0"/>
          <w:marBottom w:val="0"/>
          <w:divBdr>
            <w:top w:val="none" w:sz="0" w:space="0" w:color="auto"/>
            <w:left w:val="none" w:sz="0" w:space="0" w:color="auto"/>
            <w:bottom w:val="none" w:sz="0" w:space="0" w:color="auto"/>
            <w:right w:val="none" w:sz="0" w:space="0" w:color="auto"/>
          </w:divBdr>
          <w:divsChild>
            <w:div w:id="1815559326">
              <w:marLeft w:val="0"/>
              <w:marRight w:val="0"/>
              <w:marTop w:val="0"/>
              <w:marBottom w:val="0"/>
              <w:divBdr>
                <w:top w:val="none" w:sz="0" w:space="0" w:color="auto"/>
                <w:left w:val="none" w:sz="0" w:space="0" w:color="auto"/>
                <w:bottom w:val="none" w:sz="0" w:space="0" w:color="auto"/>
                <w:right w:val="none" w:sz="0" w:space="0" w:color="auto"/>
              </w:divBdr>
            </w:div>
            <w:div w:id="20706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7F367D3-9FB2-4C05-B62E-C17246585A4C}">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FC96DF8-C1D5-4599-8181-BDBD08F2C4D4}">
  <we:reference id="wa200010215" version="2.0.0.1" store="en-US" storeType="OMEX"/>
  <we:alternateReferences>
    <we:reference id="wa200010215" version="2.0.0.1" store="WA200010215" storeType="OMEX"/>
  </we:alternateReferences>
  <we:properties>
    <we:property name="bps.codex_control.document_id" value="&quot;643cc554-43b8-4b09-9927-1e353f67e6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0E123-BAE3-4AC8-B1BF-9CEF8F3AC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14053</Words>
  <Characters>80108</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Tobias</dc:creator>
  <cp:keywords/>
  <dc:description/>
  <cp:lastModifiedBy>Pohl, Tobias</cp:lastModifiedBy>
  <cp:revision>12</cp:revision>
  <dcterms:created xsi:type="dcterms:W3CDTF">2025-01-14T14:38:00Z</dcterms:created>
  <dcterms:modified xsi:type="dcterms:W3CDTF">2026-10-15T11:45:00Z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id="Lwv271Hh"/&gt;&lt;style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